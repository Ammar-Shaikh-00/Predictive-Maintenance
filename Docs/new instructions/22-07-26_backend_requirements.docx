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2467D" w:rsidRDefault="00E2467D" w:rsidP="00E2467D">
      <w:r>
        <w:t xml:space="preserve">Yes. The whole system must be built so the interface does not merely show nice dummy values, but already works today with the existing </w:t>
      </w:r>
      <w:proofErr w:type="spellStart"/>
      <w:r>
        <w:t>Zitta</w:t>
      </w:r>
      <w:proofErr w:type="spellEnd"/>
      <w:r>
        <w:t xml:space="preserve"> data—and later expands automatically as soon as new data sources are connected.</w:t>
      </w:r>
    </w:p>
    <w:p w:rsidR="00E2467D" w:rsidRDefault="00E2467D" w:rsidP="00E2467D"/>
    <w:p w:rsidR="00E2467D" w:rsidRDefault="00E2467D" w:rsidP="00E2467D">
      <w:r>
        <w:t>The most important point: you must not mix three different metrics.</w:t>
      </w:r>
    </w:p>
    <w:p w:rsidR="00E2467D" w:rsidRDefault="00E2467D" w:rsidP="00E2467D"/>
    <w:p w:rsidR="00E2467D" w:rsidRDefault="00E2467D" w:rsidP="00E2467D">
      <w:r>
        <w:t>**Digitalization progress** shows how much infrastructure and how many data sources are already connected.</w:t>
      </w:r>
    </w:p>
    <w:p w:rsidR="00E2467D" w:rsidRDefault="00E2467D" w:rsidP="00E2467D"/>
    <w:p w:rsidR="00E2467D" w:rsidRDefault="00E2467D" w:rsidP="00E2467D">
      <w:r>
        <w:t>**Data quality score** shows how complete, current, and reliable the incoming data are.</w:t>
      </w:r>
    </w:p>
    <w:p w:rsidR="00E2467D" w:rsidRDefault="00E2467D" w:rsidP="00E2467D"/>
    <w:p w:rsidR="00E2467D" w:rsidRDefault="00E2467D" w:rsidP="00E2467D">
      <w:r>
        <w:t>**Model performance** shows how well an actually trained and validated model makes predictions.</w:t>
      </w:r>
    </w:p>
    <w:p w:rsidR="00E2467D" w:rsidRDefault="00E2467D" w:rsidP="00E2467D"/>
    <w:p w:rsidR="00E2467D" w:rsidRDefault="00E2467D" w:rsidP="00E2467D">
      <w:r>
        <w:t>As long as there are no real validated predictions, the system should not show “Accuracy 71 %.” That would be technically misleading. Instead it should show “Prediction readiness 71 %” or “AI Readiness 71 %.” A real accuracy may only be shown once the model has been evaluated against real events and historical data.</w:t>
      </w:r>
    </w:p>
    <w:p w:rsidR="00E2467D" w:rsidRDefault="00E2467D" w:rsidP="00E2467D"/>
    <w:p w:rsidR="00E2467D" w:rsidRDefault="00E2467D" w:rsidP="00E2467D">
      <w:r>
        <w:t>---</w:t>
      </w:r>
    </w:p>
    <w:p w:rsidR="00E2467D" w:rsidRDefault="00E2467D" w:rsidP="00E2467D"/>
    <w:p w:rsidR="00E2467D" w:rsidRDefault="00E2467D" w:rsidP="00E2467D">
      <w:r>
        <w:t xml:space="preserve">**1. What you already have at </w:t>
      </w:r>
      <w:proofErr w:type="spellStart"/>
      <w:r>
        <w:t>Zitta</w:t>
      </w:r>
      <w:proofErr w:type="spellEnd"/>
      <w:r>
        <w:t>**</w:t>
      </w:r>
    </w:p>
    <w:p w:rsidR="00E2467D" w:rsidRDefault="00E2467D" w:rsidP="00E2467D"/>
    <w:p w:rsidR="00E2467D" w:rsidRDefault="00E2467D" w:rsidP="00E2467D">
      <w:r>
        <w:t>Based on our current understanding, you already have the following foundation:</w:t>
      </w:r>
    </w:p>
    <w:p w:rsidR="00E2467D" w:rsidRDefault="00E2467D" w:rsidP="00E2467D"/>
    <w:p w:rsidR="00E2467D" w:rsidRDefault="00E2467D" w:rsidP="00E2467D">
      <w:r>
        <w:t>- An edge server or AI server</w:t>
      </w:r>
    </w:p>
    <w:p w:rsidR="00E2467D" w:rsidRDefault="00E2467D" w:rsidP="00E2467D">
      <w:r>
        <w:t>- Access to production or machine data</w:t>
      </w:r>
    </w:p>
    <w:p w:rsidR="00E2467D" w:rsidRDefault="00E2467D" w:rsidP="00E2467D">
      <w:r>
        <w:t>- SQL data from the plant</w:t>
      </w:r>
    </w:p>
    <w:p w:rsidR="00E2467D" w:rsidRDefault="00E2467D" w:rsidP="00E2467D">
      <w:r>
        <w:t>- Live signals or sensor values</w:t>
      </w:r>
    </w:p>
    <w:p w:rsidR="00E2467D" w:rsidRDefault="00E2467D" w:rsidP="00E2467D">
      <w:r>
        <w:t>- Machine states such as OFF, READY, HEATING UP, PRODUCTION, and COOLING DOWN</w:t>
      </w:r>
    </w:p>
    <w:p w:rsidR="00E2467D" w:rsidRDefault="00E2467D" w:rsidP="00E2467D">
      <w:r>
        <w:t>- Basic process signals such as temperature, pressure, speed, motor load, and possibly throughput</w:t>
      </w:r>
    </w:p>
    <w:p w:rsidR="00E2467D" w:rsidRDefault="00E2467D" w:rsidP="00E2467D">
      <w:r>
        <w:t>- A web dashboard</w:t>
      </w:r>
    </w:p>
    <w:p w:rsidR="00E2467D" w:rsidRDefault="00E2467D" w:rsidP="00E2467D">
      <w:r>
        <w:lastRenderedPageBreak/>
        <w:t>- Sensor management</w:t>
      </w:r>
    </w:p>
    <w:p w:rsidR="00E2467D" w:rsidRDefault="00E2467D" w:rsidP="00E2467D">
      <w:r>
        <w:t>- Historical runs, or at least the technical structure for them</w:t>
      </w:r>
    </w:p>
    <w:p w:rsidR="00E2467D" w:rsidRDefault="00E2467D" w:rsidP="00E2467D">
      <w:r>
        <w:t>- Machines and material profiles</w:t>
      </w:r>
    </w:p>
    <w:p w:rsidR="00E2467D" w:rsidRDefault="00E2467D" w:rsidP="00E2467D">
      <w:r>
        <w:t>- An initial baseline logic or rules for process assessment</w:t>
      </w:r>
    </w:p>
    <w:p w:rsidR="00E2467D" w:rsidRDefault="00E2467D" w:rsidP="00E2467D"/>
    <w:p w:rsidR="00E2467D" w:rsidRDefault="00E2467D" w:rsidP="00E2467D">
      <w:r>
        <w:t xml:space="preserve">What is currently likely still missing: reliable quality data, maintenance data, material batches, real fault labels, scrap data, energy consumption, complete production orders, and robust links between events and process </w:t>
      </w:r>
      <w:proofErr w:type="gramStart"/>
      <w:r>
        <w:t>data.</w:t>
      </w:r>
      <w:proofErr w:type="gramEnd"/>
    </w:p>
    <w:p w:rsidR="00E2467D" w:rsidRDefault="00E2467D" w:rsidP="00E2467D"/>
    <w:p w:rsidR="00E2467D" w:rsidRDefault="00E2467D" w:rsidP="00E2467D">
      <w:r>
        <w:t>That is exactly why the system can already monitor, but cannot yet make reliable predictions in every area.</w:t>
      </w:r>
    </w:p>
    <w:p w:rsidR="00E2467D" w:rsidRDefault="00E2467D" w:rsidP="00E2467D"/>
    <w:p w:rsidR="00E2467D" w:rsidRDefault="00E2467D" w:rsidP="00E2467D">
      <w:r>
        <w:t>---</w:t>
      </w:r>
    </w:p>
    <w:p w:rsidR="00E2467D" w:rsidRDefault="00E2467D" w:rsidP="00E2467D"/>
    <w:p w:rsidR="00E2467D" w:rsidRDefault="00E2467D" w:rsidP="00E2467D">
      <w:r>
        <w:t>**2. The backend must be built in a data-source-oriented way**</w:t>
      </w:r>
    </w:p>
    <w:p w:rsidR="00E2467D" w:rsidRDefault="00E2467D" w:rsidP="00E2467D"/>
    <w:p w:rsidR="00E2467D" w:rsidRDefault="00E2467D" w:rsidP="00E2467D">
      <w:r>
        <w:t>The developer should not hard-code every new feature. Instead you need a central data-source and capability logic.</w:t>
      </w:r>
    </w:p>
    <w:p w:rsidR="00E2467D" w:rsidRDefault="00E2467D" w:rsidP="00E2467D"/>
    <w:p w:rsidR="00E2467D" w:rsidRDefault="00E2467D" w:rsidP="00E2467D">
      <w:r>
        <w:t>The system must know:</w:t>
      </w:r>
    </w:p>
    <w:p w:rsidR="00E2467D" w:rsidRDefault="00E2467D" w:rsidP="00E2467D"/>
    <w:p w:rsidR="00E2467D" w:rsidRDefault="00E2467D" w:rsidP="00E2467D">
      <w:r>
        <w:t>- Which data source is available?</w:t>
      </w:r>
    </w:p>
    <w:p w:rsidR="00E2467D" w:rsidRDefault="00E2467D" w:rsidP="00E2467D">
      <w:r>
        <w:t>- Which fields does it provide?</w:t>
      </w:r>
    </w:p>
    <w:p w:rsidR="00E2467D" w:rsidRDefault="00E2467D" w:rsidP="00E2467D">
      <w:r>
        <w:t>- How current are the data?</w:t>
      </w:r>
    </w:p>
    <w:p w:rsidR="00E2467D" w:rsidRDefault="00E2467D" w:rsidP="00E2467D">
      <w:r>
        <w:t>- How complete are the data?</w:t>
      </w:r>
    </w:p>
    <w:p w:rsidR="00E2467D" w:rsidRDefault="00E2467D" w:rsidP="00E2467D">
      <w:r>
        <w:t>- Which modules need these data?</w:t>
      </w:r>
    </w:p>
    <w:p w:rsidR="00E2467D" w:rsidRDefault="00E2467D" w:rsidP="00E2467D">
      <w:r>
        <w:t>- Which features are already usable as a result?</w:t>
      </w:r>
    </w:p>
    <w:p w:rsidR="00E2467D" w:rsidRDefault="00E2467D" w:rsidP="00E2467D">
      <w:r>
        <w:t>- Which features remain locked?</w:t>
      </w:r>
    </w:p>
    <w:p w:rsidR="00E2467D" w:rsidRDefault="00E2467D" w:rsidP="00E2467D">
      <w:r>
        <w:t>- Which additional data source would bring the greatest added value?</w:t>
      </w:r>
    </w:p>
    <w:p w:rsidR="00E2467D" w:rsidRDefault="00E2467D" w:rsidP="00E2467D"/>
    <w:p w:rsidR="00E2467D" w:rsidRDefault="00E2467D" w:rsidP="00E2467D">
      <w:r>
        <w:lastRenderedPageBreak/>
        <w:t>For that you need a central table or collection named, for example:</w:t>
      </w:r>
    </w:p>
    <w:p w:rsidR="00E2467D" w:rsidRDefault="00E2467D" w:rsidP="00E2467D"/>
    <w:p w:rsidR="00E2467D" w:rsidRDefault="00E2467D" w:rsidP="00E2467D">
      <w:r>
        <w:t>`</w:t>
      </w:r>
      <w:proofErr w:type="spellStart"/>
      <w:r>
        <w:t>data_sources</w:t>
      </w:r>
      <w:proofErr w:type="spellEnd"/>
      <w:r>
        <w:t>`</w:t>
      </w:r>
    </w:p>
    <w:p w:rsidR="00E2467D" w:rsidRDefault="00E2467D" w:rsidP="00E2467D"/>
    <w:p w:rsidR="00E2467D" w:rsidRDefault="00E2467D" w:rsidP="00E2467D">
      <w:r>
        <w:t>Example structure:</w:t>
      </w:r>
    </w:p>
    <w:p w:rsidR="00E2467D" w:rsidRDefault="00E2467D" w:rsidP="00E2467D"/>
    <w:p w:rsidR="00E2467D" w:rsidRDefault="00E2467D" w:rsidP="00E2467D">
      <w:r>
        <w:t>```</w:t>
      </w:r>
      <w:proofErr w:type="spellStart"/>
      <w:r>
        <w:t>json</w:t>
      </w:r>
      <w:proofErr w:type="spellEnd"/>
    </w:p>
    <w:p w:rsidR="00E2467D" w:rsidRDefault="00E2467D" w:rsidP="00E2467D">
      <w:r>
        <w:t>{</w:t>
      </w:r>
    </w:p>
    <w:p w:rsidR="00E2467D" w:rsidRDefault="00E2467D" w:rsidP="00E2467D">
      <w:r>
        <w:t xml:space="preserve">  "</w:t>
      </w:r>
      <w:proofErr w:type="gramStart"/>
      <w:r>
        <w:t>id</w:t>
      </w:r>
      <w:proofErr w:type="gramEnd"/>
      <w:r>
        <w:t>": "</w:t>
      </w:r>
      <w:proofErr w:type="spellStart"/>
      <w:r>
        <w:t>source_machine_sql</w:t>
      </w:r>
      <w:proofErr w:type="spellEnd"/>
      <w:r>
        <w:t>",</w:t>
      </w:r>
    </w:p>
    <w:p w:rsidR="00E2467D" w:rsidRDefault="00E2467D" w:rsidP="00E2467D">
      <w:r>
        <w:t xml:space="preserve">  "</w:t>
      </w:r>
      <w:proofErr w:type="gramStart"/>
      <w:r>
        <w:t>name</w:t>
      </w:r>
      <w:proofErr w:type="gramEnd"/>
      <w:r>
        <w:t>": "Machine SQL Database",</w:t>
      </w:r>
    </w:p>
    <w:p w:rsidR="00E2467D" w:rsidRDefault="00E2467D" w:rsidP="00E2467D">
      <w:r>
        <w:t xml:space="preserve">  "</w:t>
      </w:r>
      <w:proofErr w:type="gramStart"/>
      <w:r>
        <w:t>category</w:t>
      </w:r>
      <w:proofErr w:type="gramEnd"/>
      <w:r>
        <w:t>": "</w:t>
      </w:r>
      <w:proofErr w:type="spellStart"/>
      <w:r>
        <w:t>machine_process</w:t>
      </w:r>
      <w:proofErr w:type="spellEnd"/>
      <w:r>
        <w:t>",</w:t>
      </w:r>
    </w:p>
    <w:p w:rsidR="00E2467D" w:rsidRDefault="00E2467D" w:rsidP="00E2467D">
      <w:r>
        <w:t xml:space="preserve">  "</w:t>
      </w:r>
      <w:proofErr w:type="gramStart"/>
      <w:r>
        <w:t>status</w:t>
      </w:r>
      <w:proofErr w:type="gramEnd"/>
      <w:r>
        <w:t>": "connected",</w:t>
      </w:r>
    </w:p>
    <w:p w:rsidR="00E2467D" w:rsidRDefault="00E2467D" w:rsidP="00E2467D">
      <w:r>
        <w:t xml:space="preserve">  "</w:t>
      </w:r>
      <w:proofErr w:type="spellStart"/>
      <w:r>
        <w:t>connection_type</w:t>
      </w:r>
      <w:proofErr w:type="spellEnd"/>
      <w:r>
        <w:t>": "</w:t>
      </w:r>
      <w:proofErr w:type="spellStart"/>
      <w:r>
        <w:t>mssql</w:t>
      </w:r>
      <w:proofErr w:type="spellEnd"/>
      <w:r>
        <w:t>",</w:t>
      </w:r>
    </w:p>
    <w:p w:rsidR="00E2467D" w:rsidRDefault="00E2467D" w:rsidP="00E2467D">
      <w:r>
        <w:t xml:space="preserve">  "</w:t>
      </w:r>
      <w:proofErr w:type="spellStart"/>
      <w:r>
        <w:t>machine_id</w:t>
      </w:r>
      <w:proofErr w:type="spellEnd"/>
      <w:r>
        <w:t>": "extruder_01",</w:t>
      </w:r>
    </w:p>
    <w:p w:rsidR="00E2467D" w:rsidRDefault="00E2467D" w:rsidP="00E2467D">
      <w:r>
        <w:t xml:space="preserve">  "</w:t>
      </w:r>
      <w:proofErr w:type="spellStart"/>
      <w:r>
        <w:t>last_seen_at</w:t>
      </w:r>
      <w:proofErr w:type="spellEnd"/>
      <w:r>
        <w:t>": "2026-07-22T14:30:00Z",</w:t>
      </w:r>
    </w:p>
    <w:p w:rsidR="00E2467D" w:rsidRDefault="00E2467D" w:rsidP="00E2467D">
      <w:r>
        <w:t xml:space="preserve">  "</w:t>
      </w:r>
      <w:proofErr w:type="spellStart"/>
      <w:r>
        <w:t>expected_interval_seconds</w:t>
      </w:r>
      <w:proofErr w:type="spellEnd"/>
      <w:r>
        <w:t>": 10,</w:t>
      </w:r>
    </w:p>
    <w:p w:rsidR="00E2467D" w:rsidRDefault="00E2467D" w:rsidP="00E2467D">
      <w:r>
        <w:t xml:space="preserve">  "</w:t>
      </w:r>
      <w:proofErr w:type="spellStart"/>
      <w:r>
        <w:t>completeness_score</w:t>
      </w:r>
      <w:proofErr w:type="spellEnd"/>
      <w:r>
        <w:t>": 0.92,</w:t>
      </w:r>
    </w:p>
    <w:p w:rsidR="00E2467D" w:rsidRDefault="00E2467D" w:rsidP="00E2467D">
      <w:r>
        <w:t xml:space="preserve">  "</w:t>
      </w:r>
      <w:proofErr w:type="spellStart"/>
      <w:r>
        <w:t>freshness_score</w:t>
      </w:r>
      <w:proofErr w:type="spellEnd"/>
      <w:r>
        <w:t>": 0.98,</w:t>
      </w:r>
    </w:p>
    <w:p w:rsidR="00E2467D" w:rsidRDefault="00E2467D" w:rsidP="00E2467D">
      <w:r>
        <w:t xml:space="preserve">  "</w:t>
      </w:r>
      <w:proofErr w:type="spellStart"/>
      <w:r>
        <w:t>reliability_score</w:t>
      </w:r>
      <w:proofErr w:type="spellEnd"/>
      <w:r>
        <w:t>": 0.95,</w:t>
      </w:r>
    </w:p>
    <w:p w:rsidR="00E2467D" w:rsidRDefault="00E2467D" w:rsidP="00E2467D">
      <w:r>
        <w:t xml:space="preserve">  "</w:t>
      </w:r>
      <w:proofErr w:type="gramStart"/>
      <w:r>
        <w:t>validated</w:t>
      </w:r>
      <w:proofErr w:type="gramEnd"/>
      <w:r>
        <w:t>": true</w:t>
      </w:r>
    </w:p>
    <w:p w:rsidR="00E2467D" w:rsidRDefault="00E2467D" w:rsidP="00E2467D">
      <w:r>
        <w:t>}</w:t>
      </w:r>
    </w:p>
    <w:p w:rsidR="00E2467D" w:rsidRDefault="00E2467D" w:rsidP="00E2467D">
      <w:r>
        <w:t>```</w:t>
      </w:r>
    </w:p>
    <w:p w:rsidR="00E2467D" w:rsidRDefault="00E2467D" w:rsidP="00E2467D"/>
    <w:p w:rsidR="00E2467D" w:rsidRDefault="00E2467D" w:rsidP="00E2467D">
      <w:r>
        <w:t>Further data sources could be:</w:t>
      </w:r>
    </w:p>
    <w:p w:rsidR="00E2467D" w:rsidRDefault="00E2467D" w:rsidP="00E2467D"/>
    <w:p w:rsidR="00E2467D" w:rsidRDefault="00E2467D" w:rsidP="00E2467D">
      <w:r>
        <w:t>- `</w:t>
      </w:r>
      <w:proofErr w:type="spellStart"/>
      <w:r>
        <w:t>machine_process</w:t>
      </w:r>
      <w:proofErr w:type="spellEnd"/>
      <w:r>
        <w:t>`</w:t>
      </w:r>
    </w:p>
    <w:p w:rsidR="00E2467D" w:rsidRDefault="00E2467D" w:rsidP="00E2467D">
      <w:r>
        <w:t>- `</w:t>
      </w:r>
      <w:proofErr w:type="spellStart"/>
      <w:r>
        <w:t>machine_state</w:t>
      </w:r>
      <w:proofErr w:type="spellEnd"/>
      <w:r>
        <w:t>`</w:t>
      </w:r>
    </w:p>
    <w:p w:rsidR="00E2467D" w:rsidRDefault="00E2467D" w:rsidP="00E2467D">
      <w:r>
        <w:t>- `quality`</w:t>
      </w:r>
    </w:p>
    <w:p w:rsidR="00E2467D" w:rsidRDefault="00E2467D" w:rsidP="00E2467D">
      <w:r>
        <w:t>- `maintenance`</w:t>
      </w:r>
    </w:p>
    <w:p w:rsidR="00E2467D" w:rsidRDefault="00E2467D" w:rsidP="00E2467D">
      <w:r>
        <w:lastRenderedPageBreak/>
        <w:t>- `material`</w:t>
      </w:r>
    </w:p>
    <w:p w:rsidR="00E2467D" w:rsidRDefault="00E2467D" w:rsidP="00E2467D">
      <w:r>
        <w:t>- `</w:t>
      </w:r>
      <w:proofErr w:type="spellStart"/>
      <w:r>
        <w:t>production_order</w:t>
      </w:r>
      <w:proofErr w:type="spellEnd"/>
      <w:r>
        <w:t>`</w:t>
      </w:r>
    </w:p>
    <w:p w:rsidR="00E2467D" w:rsidRDefault="00E2467D" w:rsidP="00E2467D">
      <w:r>
        <w:t>- `energy`</w:t>
      </w:r>
    </w:p>
    <w:p w:rsidR="00E2467D" w:rsidRDefault="00E2467D" w:rsidP="00E2467D">
      <w:r>
        <w:t>- `</w:t>
      </w:r>
      <w:proofErr w:type="spellStart"/>
      <w:r>
        <w:t>operator_events</w:t>
      </w:r>
      <w:proofErr w:type="spellEnd"/>
      <w:r>
        <w:t>`</w:t>
      </w:r>
    </w:p>
    <w:p w:rsidR="00E2467D" w:rsidRDefault="00E2467D" w:rsidP="00E2467D">
      <w:r>
        <w:t>- `</w:t>
      </w:r>
      <w:proofErr w:type="spellStart"/>
      <w:r>
        <w:t>alarm_history</w:t>
      </w:r>
      <w:proofErr w:type="spellEnd"/>
      <w:r>
        <w:t>`</w:t>
      </w:r>
    </w:p>
    <w:p w:rsidR="00E2467D" w:rsidRDefault="00E2467D" w:rsidP="00E2467D">
      <w:r>
        <w:t>- `laboratory`</w:t>
      </w:r>
    </w:p>
    <w:p w:rsidR="00E2467D" w:rsidRDefault="00E2467D" w:rsidP="00E2467D">
      <w:r>
        <w:t>- `camera`</w:t>
      </w:r>
    </w:p>
    <w:p w:rsidR="00E2467D" w:rsidRDefault="00E2467D" w:rsidP="00E2467D">
      <w:r>
        <w:t>- `</w:t>
      </w:r>
      <w:proofErr w:type="spellStart"/>
      <w:r>
        <w:t>erp</w:t>
      </w:r>
      <w:proofErr w:type="spellEnd"/>
      <w:r>
        <w:t>`</w:t>
      </w:r>
    </w:p>
    <w:p w:rsidR="00E2467D" w:rsidRDefault="00E2467D" w:rsidP="00E2467D"/>
    <w:p w:rsidR="00E2467D" w:rsidRDefault="00E2467D" w:rsidP="00E2467D">
      <w:r>
        <w:t>---</w:t>
      </w:r>
    </w:p>
    <w:p w:rsidR="00E2467D" w:rsidRDefault="00E2467D" w:rsidP="00E2467D"/>
    <w:p w:rsidR="00E2467D" w:rsidRDefault="00E2467D" w:rsidP="00E2467D">
      <w:r>
        <w:t>**3. Every feature needs defined prerequisites**</w:t>
      </w:r>
    </w:p>
    <w:p w:rsidR="00E2467D" w:rsidRDefault="00E2467D" w:rsidP="00E2467D"/>
    <w:p w:rsidR="00E2467D" w:rsidRDefault="00E2467D" w:rsidP="00E2467D">
      <w:r>
        <w:t>For every feature, a definition must be stored in the backend.</w:t>
      </w:r>
    </w:p>
    <w:p w:rsidR="00E2467D" w:rsidRDefault="00E2467D" w:rsidP="00E2467D"/>
    <w:p w:rsidR="00E2467D" w:rsidRDefault="00E2467D" w:rsidP="00E2467D">
      <w:r>
        <w:t>Example:</w:t>
      </w:r>
    </w:p>
    <w:p w:rsidR="00E2467D" w:rsidRDefault="00E2467D" w:rsidP="00E2467D"/>
    <w:p w:rsidR="00E2467D" w:rsidRDefault="00E2467D" w:rsidP="00E2467D">
      <w:r>
        <w:t>`</w:t>
      </w:r>
      <w:proofErr w:type="spellStart"/>
      <w:r>
        <w:t>feature_capabilities</w:t>
      </w:r>
      <w:proofErr w:type="spellEnd"/>
      <w:r>
        <w:t>`</w:t>
      </w:r>
    </w:p>
    <w:p w:rsidR="00E2467D" w:rsidRDefault="00E2467D" w:rsidP="00E2467D"/>
    <w:p w:rsidR="00E2467D" w:rsidRDefault="00E2467D" w:rsidP="00E2467D">
      <w:r>
        <w:t>One feature would be, for example, “Predict quality degradation.”</w:t>
      </w:r>
    </w:p>
    <w:p w:rsidR="00E2467D" w:rsidRDefault="00E2467D" w:rsidP="00E2467D"/>
    <w:p w:rsidR="00E2467D" w:rsidRDefault="00E2467D" w:rsidP="00E2467D">
      <w:r>
        <w:t>```</w:t>
      </w:r>
      <w:proofErr w:type="spellStart"/>
      <w:r>
        <w:t>json</w:t>
      </w:r>
      <w:proofErr w:type="spellEnd"/>
    </w:p>
    <w:p w:rsidR="00E2467D" w:rsidRDefault="00E2467D" w:rsidP="00E2467D">
      <w:r>
        <w:t>{</w:t>
      </w:r>
    </w:p>
    <w:p w:rsidR="00E2467D" w:rsidRDefault="00E2467D" w:rsidP="00E2467D">
      <w:r>
        <w:t xml:space="preserve">  "</w:t>
      </w:r>
      <w:proofErr w:type="spellStart"/>
      <w:r>
        <w:t>feature_key</w:t>
      </w:r>
      <w:proofErr w:type="spellEnd"/>
      <w:r>
        <w:t>": "</w:t>
      </w:r>
      <w:proofErr w:type="spellStart"/>
      <w:r>
        <w:t>quality_degradation_prediction</w:t>
      </w:r>
      <w:proofErr w:type="spellEnd"/>
      <w:r>
        <w:t>",</w:t>
      </w:r>
    </w:p>
    <w:p w:rsidR="00E2467D" w:rsidRDefault="00E2467D" w:rsidP="00E2467D">
      <w:r>
        <w:t xml:space="preserve">  "</w:t>
      </w:r>
      <w:proofErr w:type="gramStart"/>
      <w:r>
        <w:t>name</w:t>
      </w:r>
      <w:proofErr w:type="gramEnd"/>
      <w:r>
        <w:t>": "Quality degradation",</w:t>
      </w:r>
    </w:p>
    <w:p w:rsidR="00E2467D" w:rsidRDefault="00E2467D" w:rsidP="00E2467D">
      <w:r>
        <w:t xml:space="preserve">  "</w:t>
      </w:r>
      <w:proofErr w:type="spellStart"/>
      <w:r>
        <w:t>required_sources</w:t>
      </w:r>
      <w:proofErr w:type="spellEnd"/>
      <w:r>
        <w:t>": [</w:t>
      </w:r>
    </w:p>
    <w:p w:rsidR="00E2467D" w:rsidRDefault="00E2467D" w:rsidP="00E2467D">
      <w:r>
        <w:t xml:space="preserve">    "</w:t>
      </w:r>
      <w:proofErr w:type="spellStart"/>
      <w:r>
        <w:t>machine_process</w:t>
      </w:r>
      <w:proofErr w:type="spellEnd"/>
      <w:r>
        <w:t>",</w:t>
      </w:r>
    </w:p>
    <w:p w:rsidR="00E2467D" w:rsidRDefault="00E2467D" w:rsidP="00E2467D">
      <w:r>
        <w:t xml:space="preserve">    "</w:t>
      </w:r>
      <w:proofErr w:type="spellStart"/>
      <w:r>
        <w:t>machine_state</w:t>
      </w:r>
      <w:proofErr w:type="spellEnd"/>
      <w:r>
        <w:t>"</w:t>
      </w:r>
    </w:p>
    <w:p w:rsidR="00E2467D" w:rsidRDefault="00E2467D" w:rsidP="00E2467D">
      <w:r>
        <w:t xml:space="preserve">  ],</w:t>
      </w:r>
    </w:p>
    <w:p w:rsidR="00E2467D" w:rsidRDefault="00E2467D" w:rsidP="00E2467D">
      <w:r>
        <w:lastRenderedPageBreak/>
        <w:t xml:space="preserve">  "</w:t>
      </w:r>
      <w:proofErr w:type="spellStart"/>
      <w:r>
        <w:t>recommended_sources</w:t>
      </w:r>
      <w:proofErr w:type="spellEnd"/>
      <w:r>
        <w:t>": [</w:t>
      </w:r>
    </w:p>
    <w:p w:rsidR="00E2467D" w:rsidRDefault="00E2467D" w:rsidP="00E2467D">
      <w:r>
        <w:t xml:space="preserve">    "</w:t>
      </w:r>
      <w:proofErr w:type="gramStart"/>
      <w:r>
        <w:t>quality</w:t>
      </w:r>
      <w:proofErr w:type="gramEnd"/>
      <w:r>
        <w:t>",</w:t>
      </w:r>
    </w:p>
    <w:p w:rsidR="00E2467D" w:rsidRDefault="00E2467D" w:rsidP="00E2467D">
      <w:r>
        <w:t xml:space="preserve">    "</w:t>
      </w:r>
      <w:proofErr w:type="gramStart"/>
      <w:r>
        <w:t>material</w:t>
      </w:r>
      <w:proofErr w:type="gramEnd"/>
      <w:r>
        <w:t>",</w:t>
      </w:r>
    </w:p>
    <w:p w:rsidR="00E2467D" w:rsidRDefault="00E2467D" w:rsidP="00E2467D">
      <w:r>
        <w:t xml:space="preserve">    "</w:t>
      </w:r>
      <w:proofErr w:type="spellStart"/>
      <w:r>
        <w:t>operator_events</w:t>
      </w:r>
      <w:proofErr w:type="spellEnd"/>
      <w:r>
        <w:t>"</w:t>
      </w:r>
    </w:p>
    <w:p w:rsidR="00E2467D" w:rsidRDefault="00E2467D" w:rsidP="00E2467D">
      <w:r>
        <w:t xml:space="preserve">  ],</w:t>
      </w:r>
    </w:p>
    <w:p w:rsidR="00E2467D" w:rsidRDefault="00E2467D" w:rsidP="00E2467D">
      <w:r>
        <w:t xml:space="preserve">  "</w:t>
      </w:r>
      <w:proofErr w:type="spellStart"/>
      <w:r>
        <w:t>validation_required</w:t>
      </w:r>
      <w:proofErr w:type="spellEnd"/>
      <w:r>
        <w:t>": true,</w:t>
      </w:r>
    </w:p>
    <w:p w:rsidR="00E2467D" w:rsidRDefault="00E2467D" w:rsidP="00E2467D">
      <w:r>
        <w:t xml:space="preserve">  "</w:t>
      </w:r>
      <w:proofErr w:type="spellStart"/>
      <w:r>
        <w:t>minimum_history_days</w:t>
      </w:r>
      <w:proofErr w:type="spellEnd"/>
      <w:r>
        <w:t>": 30</w:t>
      </w:r>
    </w:p>
    <w:p w:rsidR="00E2467D" w:rsidRDefault="00E2467D" w:rsidP="00E2467D">
      <w:r>
        <w:t>}</w:t>
      </w:r>
    </w:p>
    <w:p w:rsidR="00E2467D" w:rsidRDefault="00E2467D" w:rsidP="00E2467D">
      <w:r>
        <w:t>```</w:t>
      </w:r>
    </w:p>
    <w:p w:rsidR="00E2467D" w:rsidRDefault="00E2467D" w:rsidP="00E2467D"/>
    <w:p w:rsidR="00E2467D" w:rsidRDefault="00E2467D" w:rsidP="00E2467D">
      <w:r>
        <w:t>Another module:</w:t>
      </w:r>
    </w:p>
    <w:p w:rsidR="00E2467D" w:rsidRDefault="00E2467D" w:rsidP="00E2467D"/>
    <w:p w:rsidR="00E2467D" w:rsidRDefault="00E2467D" w:rsidP="00E2467D">
      <w:r>
        <w:t>```</w:t>
      </w:r>
      <w:proofErr w:type="spellStart"/>
      <w:r>
        <w:t>json</w:t>
      </w:r>
      <w:proofErr w:type="spellEnd"/>
    </w:p>
    <w:p w:rsidR="00E2467D" w:rsidRDefault="00E2467D" w:rsidP="00E2467D">
      <w:r>
        <w:t>{</w:t>
      </w:r>
    </w:p>
    <w:p w:rsidR="00E2467D" w:rsidRDefault="00E2467D" w:rsidP="00E2467D">
      <w:r>
        <w:t xml:space="preserve">  "</w:t>
      </w:r>
      <w:proofErr w:type="spellStart"/>
      <w:r>
        <w:t>feature_key</w:t>
      </w:r>
      <w:proofErr w:type="spellEnd"/>
      <w:r>
        <w:t>": "</w:t>
      </w:r>
      <w:proofErr w:type="spellStart"/>
      <w:r>
        <w:t>remaining_useful_life</w:t>
      </w:r>
      <w:proofErr w:type="spellEnd"/>
      <w:r>
        <w:t>",</w:t>
      </w:r>
    </w:p>
    <w:p w:rsidR="00E2467D" w:rsidRDefault="00E2467D" w:rsidP="00E2467D">
      <w:r>
        <w:t xml:space="preserve">  "</w:t>
      </w:r>
      <w:proofErr w:type="gramStart"/>
      <w:r>
        <w:t>name</w:t>
      </w:r>
      <w:proofErr w:type="gramEnd"/>
      <w:r>
        <w:t>": "Remaining tool life",</w:t>
      </w:r>
    </w:p>
    <w:p w:rsidR="00E2467D" w:rsidRDefault="00E2467D" w:rsidP="00E2467D">
      <w:r>
        <w:t xml:space="preserve">  "</w:t>
      </w:r>
      <w:proofErr w:type="spellStart"/>
      <w:r>
        <w:t>required_sources</w:t>
      </w:r>
      <w:proofErr w:type="spellEnd"/>
      <w:r>
        <w:t>": [</w:t>
      </w:r>
    </w:p>
    <w:p w:rsidR="00E2467D" w:rsidRDefault="00E2467D" w:rsidP="00E2467D">
      <w:r>
        <w:t xml:space="preserve">    "</w:t>
      </w:r>
      <w:proofErr w:type="spellStart"/>
      <w:r>
        <w:t>machine_process</w:t>
      </w:r>
      <w:proofErr w:type="spellEnd"/>
      <w:r>
        <w:t>",</w:t>
      </w:r>
    </w:p>
    <w:p w:rsidR="00E2467D" w:rsidRDefault="00E2467D" w:rsidP="00E2467D">
      <w:r>
        <w:t xml:space="preserve">    "</w:t>
      </w:r>
      <w:proofErr w:type="gramStart"/>
      <w:r>
        <w:t>maintenance</w:t>
      </w:r>
      <w:proofErr w:type="gramEnd"/>
      <w:r>
        <w:t>"</w:t>
      </w:r>
    </w:p>
    <w:p w:rsidR="00E2467D" w:rsidRDefault="00E2467D" w:rsidP="00E2467D">
      <w:r>
        <w:t xml:space="preserve">  ],</w:t>
      </w:r>
    </w:p>
    <w:p w:rsidR="00E2467D" w:rsidRDefault="00E2467D" w:rsidP="00E2467D">
      <w:r>
        <w:t xml:space="preserve">  "</w:t>
      </w:r>
      <w:proofErr w:type="spellStart"/>
      <w:r>
        <w:t>recommended_sources</w:t>
      </w:r>
      <w:proofErr w:type="spellEnd"/>
      <w:r>
        <w:t>": [</w:t>
      </w:r>
    </w:p>
    <w:p w:rsidR="00E2467D" w:rsidRDefault="00E2467D" w:rsidP="00E2467D">
      <w:r>
        <w:t xml:space="preserve">    "</w:t>
      </w:r>
      <w:proofErr w:type="spellStart"/>
      <w:r>
        <w:t>alarm_history</w:t>
      </w:r>
      <w:proofErr w:type="spellEnd"/>
      <w:r>
        <w:t>",</w:t>
      </w:r>
    </w:p>
    <w:p w:rsidR="00E2467D" w:rsidRDefault="00E2467D" w:rsidP="00E2467D">
      <w:r>
        <w:t xml:space="preserve">    "</w:t>
      </w:r>
      <w:proofErr w:type="spellStart"/>
      <w:r>
        <w:t>operator_events</w:t>
      </w:r>
      <w:proofErr w:type="spellEnd"/>
      <w:r>
        <w:t>"</w:t>
      </w:r>
    </w:p>
    <w:p w:rsidR="00E2467D" w:rsidRDefault="00E2467D" w:rsidP="00E2467D">
      <w:r>
        <w:t xml:space="preserve">  ],</w:t>
      </w:r>
    </w:p>
    <w:p w:rsidR="00E2467D" w:rsidRDefault="00E2467D" w:rsidP="00E2467D">
      <w:r>
        <w:t xml:space="preserve">  "</w:t>
      </w:r>
      <w:proofErr w:type="spellStart"/>
      <w:r>
        <w:t>validation_required</w:t>
      </w:r>
      <w:proofErr w:type="spellEnd"/>
      <w:r>
        <w:t>": true,</w:t>
      </w:r>
    </w:p>
    <w:p w:rsidR="00E2467D" w:rsidRDefault="00E2467D" w:rsidP="00E2467D">
      <w:r>
        <w:t xml:space="preserve">  "</w:t>
      </w:r>
      <w:proofErr w:type="spellStart"/>
      <w:r>
        <w:t>minimum_history_days</w:t>
      </w:r>
      <w:proofErr w:type="spellEnd"/>
      <w:r>
        <w:t>": 60</w:t>
      </w:r>
    </w:p>
    <w:p w:rsidR="00E2467D" w:rsidRDefault="00E2467D" w:rsidP="00E2467D">
      <w:r>
        <w:t>}</w:t>
      </w:r>
    </w:p>
    <w:p w:rsidR="00E2467D" w:rsidRDefault="00E2467D" w:rsidP="00E2467D">
      <w:r>
        <w:t>```</w:t>
      </w:r>
    </w:p>
    <w:p w:rsidR="00E2467D" w:rsidRDefault="00E2467D" w:rsidP="00E2467D"/>
    <w:p w:rsidR="00E2467D" w:rsidRDefault="00E2467D" w:rsidP="00E2467D">
      <w:r>
        <w:lastRenderedPageBreak/>
        <w:t>One more example:</w:t>
      </w:r>
    </w:p>
    <w:p w:rsidR="00E2467D" w:rsidRDefault="00E2467D" w:rsidP="00E2467D"/>
    <w:p w:rsidR="00E2467D" w:rsidRDefault="00E2467D" w:rsidP="00E2467D">
      <w:r>
        <w:t>```</w:t>
      </w:r>
      <w:proofErr w:type="spellStart"/>
      <w:r>
        <w:t>json</w:t>
      </w:r>
      <w:proofErr w:type="spellEnd"/>
    </w:p>
    <w:p w:rsidR="00E2467D" w:rsidRDefault="00E2467D" w:rsidP="00E2467D">
      <w:r>
        <w:t>{</w:t>
      </w:r>
    </w:p>
    <w:p w:rsidR="00E2467D" w:rsidRDefault="00E2467D" w:rsidP="00E2467D">
      <w:r>
        <w:t xml:space="preserve">  "</w:t>
      </w:r>
      <w:proofErr w:type="spellStart"/>
      <w:r>
        <w:t>feature_key</w:t>
      </w:r>
      <w:proofErr w:type="spellEnd"/>
      <w:r>
        <w:t>": "</w:t>
      </w:r>
      <w:proofErr w:type="spellStart"/>
      <w:r>
        <w:t>energy_optimization</w:t>
      </w:r>
      <w:proofErr w:type="spellEnd"/>
      <w:r>
        <w:t>",</w:t>
      </w:r>
    </w:p>
    <w:p w:rsidR="00E2467D" w:rsidRDefault="00E2467D" w:rsidP="00E2467D">
      <w:r>
        <w:t xml:space="preserve">  "</w:t>
      </w:r>
      <w:proofErr w:type="gramStart"/>
      <w:r>
        <w:t>name</w:t>
      </w:r>
      <w:proofErr w:type="gramEnd"/>
      <w:r>
        <w:t>": "Energy optimization",</w:t>
      </w:r>
    </w:p>
    <w:p w:rsidR="00E2467D" w:rsidRDefault="00E2467D" w:rsidP="00E2467D">
      <w:r>
        <w:t xml:space="preserve">  "</w:t>
      </w:r>
      <w:proofErr w:type="spellStart"/>
      <w:r>
        <w:t>required_sources</w:t>
      </w:r>
      <w:proofErr w:type="spellEnd"/>
      <w:r>
        <w:t>": [</w:t>
      </w:r>
    </w:p>
    <w:p w:rsidR="00E2467D" w:rsidRDefault="00E2467D" w:rsidP="00E2467D">
      <w:r>
        <w:t xml:space="preserve">    "</w:t>
      </w:r>
      <w:proofErr w:type="spellStart"/>
      <w:r>
        <w:t>machine_process</w:t>
      </w:r>
      <w:proofErr w:type="spellEnd"/>
      <w:r>
        <w:t>",</w:t>
      </w:r>
    </w:p>
    <w:p w:rsidR="00E2467D" w:rsidRDefault="00E2467D" w:rsidP="00E2467D">
      <w:r>
        <w:t xml:space="preserve">    "</w:t>
      </w:r>
      <w:proofErr w:type="gramStart"/>
      <w:r>
        <w:t>energy</w:t>
      </w:r>
      <w:proofErr w:type="gramEnd"/>
      <w:r>
        <w:t>"</w:t>
      </w:r>
    </w:p>
    <w:p w:rsidR="00E2467D" w:rsidRDefault="00E2467D" w:rsidP="00E2467D">
      <w:r>
        <w:t xml:space="preserve">  ],</w:t>
      </w:r>
    </w:p>
    <w:p w:rsidR="00E2467D" w:rsidRDefault="00E2467D" w:rsidP="00E2467D">
      <w:r>
        <w:t xml:space="preserve">  "</w:t>
      </w:r>
      <w:proofErr w:type="spellStart"/>
      <w:r>
        <w:t>recommended_sources</w:t>
      </w:r>
      <w:proofErr w:type="spellEnd"/>
      <w:r>
        <w:t>": [</w:t>
      </w:r>
    </w:p>
    <w:p w:rsidR="00E2467D" w:rsidRDefault="00E2467D" w:rsidP="00E2467D">
      <w:r>
        <w:t xml:space="preserve">    "</w:t>
      </w:r>
      <w:proofErr w:type="spellStart"/>
      <w:r>
        <w:t>production_order</w:t>
      </w:r>
      <w:proofErr w:type="spellEnd"/>
      <w:r>
        <w:t>",</w:t>
      </w:r>
    </w:p>
    <w:p w:rsidR="00E2467D" w:rsidRDefault="00E2467D" w:rsidP="00E2467D">
      <w:r>
        <w:t xml:space="preserve">    "</w:t>
      </w:r>
      <w:proofErr w:type="gramStart"/>
      <w:r>
        <w:t>material</w:t>
      </w:r>
      <w:proofErr w:type="gramEnd"/>
      <w:r>
        <w:t>"</w:t>
      </w:r>
    </w:p>
    <w:p w:rsidR="00E2467D" w:rsidRDefault="00E2467D" w:rsidP="00E2467D">
      <w:r>
        <w:t xml:space="preserve">  ]</w:t>
      </w:r>
    </w:p>
    <w:p w:rsidR="00E2467D" w:rsidRDefault="00E2467D" w:rsidP="00E2467D">
      <w:r>
        <w:t>}</w:t>
      </w:r>
    </w:p>
    <w:p w:rsidR="00E2467D" w:rsidRDefault="00E2467D" w:rsidP="00E2467D">
      <w:r>
        <w:t>```</w:t>
      </w:r>
    </w:p>
    <w:p w:rsidR="00E2467D" w:rsidRDefault="00E2467D" w:rsidP="00E2467D"/>
    <w:p w:rsidR="00E2467D" w:rsidRDefault="00E2467D" w:rsidP="00E2467D">
      <w:r>
        <w:t>This allows the backend to decide automatically:</w:t>
      </w:r>
    </w:p>
    <w:p w:rsidR="00E2467D" w:rsidRDefault="00E2467D" w:rsidP="00E2467D"/>
    <w:p w:rsidR="00E2467D" w:rsidRDefault="00E2467D" w:rsidP="00E2467D">
      <w:r>
        <w:t>- Available</w:t>
      </w:r>
    </w:p>
    <w:p w:rsidR="00E2467D" w:rsidRDefault="00E2467D" w:rsidP="00E2467D">
      <w:r>
        <w:t>- Partially available</w:t>
      </w:r>
    </w:p>
    <w:p w:rsidR="00E2467D" w:rsidRDefault="00E2467D" w:rsidP="00E2467D">
      <w:r>
        <w:t>- In setup</w:t>
      </w:r>
    </w:p>
    <w:p w:rsidR="00E2467D" w:rsidRDefault="00E2467D" w:rsidP="00E2467D">
      <w:r>
        <w:t>- Locked</w:t>
      </w:r>
    </w:p>
    <w:p w:rsidR="00E2467D" w:rsidRDefault="00E2467D" w:rsidP="00E2467D">
      <w:r>
        <w:t>- Not yet validated</w:t>
      </w:r>
    </w:p>
    <w:p w:rsidR="00E2467D" w:rsidRDefault="00E2467D" w:rsidP="00E2467D"/>
    <w:p w:rsidR="00E2467D" w:rsidRDefault="00E2467D" w:rsidP="00E2467D">
      <w:r>
        <w:t>---</w:t>
      </w:r>
    </w:p>
    <w:p w:rsidR="00E2467D" w:rsidRDefault="00E2467D" w:rsidP="00E2467D"/>
    <w:p w:rsidR="00E2467D" w:rsidRDefault="00E2467D" w:rsidP="00E2467D">
      <w:r>
        <w:t>**4. Status model for every feature**</w:t>
      </w:r>
    </w:p>
    <w:p w:rsidR="00E2467D" w:rsidRDefault="00E2467D" w:rsidP="00E2467D"/>
    <w:p w:rsidR="00E2467D" w:rsidRDefault="00E2467D" w:rsidP="00E2467D">
      <w:r>
        <w:lastRenderedPageBreak/>
        <w:t>Every feature should have one of these statuses:</w:t>
      </w:r>
    </w:p>
    <w:p w:rsidR="00E2467D" w:rsidRDefault="00E2467D" w:rsidP="00E2467D"/>
    <w:p w:rsidR="00E2467D" w:rsidRDefault="00E2467D" w:rsidP="00E2467D">
      <w:r>
        <w:t>- `LOCKED`</w:t>
      </w:r>
    </w:p>
    <w:p w:rsidR="00E2467D" w:rsidRDefault="00E2467D" w:rsidP="00E2467D">
      <w:r>
        <w:t>- `SETUP_REQUIRED`</w:t>
      </w:r>
    </w:p>
    <w:p w:rsidR="00E2467D" w:rsidRDefault="00E2467D" w:rsidP="00E2467D">
      <w:r>
        <w:t>- `COLLECTING_DATA`</w:t>
      </w:r>
    </w:p>
    <w:p w:rsidR="00E2467D" w:rsidRDefault="00E2467D" w:rsidP="00E2467D">
      <w:r>
        <w:t>- `TRAINING`</w:t>
      </w:r>
    </w:p>
    <w:p w:rsidR="00E2467D" w:rsidRDefault="00E2467D" w:rsidP="00E2467D">
      <w:r>
        <w:t>- `VALIDATION_REQUIRED`</w:t>
      </w:r>
    </w:p>
    <w:p w:rsidR="00E2467D" w:rsidRDefault="00E2467D" w:rsidP="00E2467D">
      <w:r>
        <w:t>- `ACTIVE`</w:t>
      </w:r>
    </w:p>
    <w:p w:rsidR="00E2467D" w:rsidRDefault="00E2467D" w:rsidP="00E2467D">
      <w:r>
        <w:t>- `DEGRADED`</w:t>
      </w:r>
    </w:p>
    <w:p w:rsidR="00E2467D" w:rsidRDefault="00E2467D" w:rsidP="00E2467D">
      <w:r>
        <w:t>- `ERROR`</w:t>
      </w:r>
    </w:p>
    <w:p w:rsidR="00E2467D" w:rsidRDefault="00E2467D" w:rsidP="00E2467D"/>
    <w:p w:rsidR="00E2467D" w:rsidRDefault="00E2467D" w:rsidP="00E2467D">
      <w:r>
        <w:t>Example:</w:t>
      </w:r>
    </w:p>
    <w:p w:rsidR="00E2467D" w:rsidRDefault="00E2467D" w:rsidP="00E2467D"/>
    <w:p w:rsidR="00E2467D" w:rsidRDefault="00E2467D" w:rsidP="00E2467D">
      <w:r>
        <w:t xml:space="preserve">Quality prediction is `LOCKED` as long as no quality data are connected.  </w:t>
      </w:r>
    </w:p>
    <w:p w:rsidR="00E2467D" w:rsidRDefault="00E2467D" w:rsidP="00E2467D">
      <w:r>
        <w:t xml:space="preserve">After connection it becomes `COLLECTING_DATA`.  </w:t>
      </w:r>
    </w:p>
    <w:p w:rsidR="00E2467D" w:rsidRDefault="00E2467D" w:rsidP="00E2467D">
      <w:r>
        <w:t xml:space="preserve">After enough historical data it becomes `TRAINING`.  </w:t>
      </w:r>
    </w:p>
    <w:p w:rsidR="00E2467D" w:rsidRDefault="00E2467D" w:rsidP="00E2467D">
      <w:r>
        <w:t xml:space="preserve">After model training it becomes `VALIDATION_REQUIRED`.  </w:t>
      </w:r>
    </w:p>
    <w:p w:rsidR="00E2467D" w:rsidRDefault="00E2467D" w:rsidP="00E2467D">
      <w:r>
        <w:t>Only after validated review does it become `ACTIVE`.</w:t>
      </w:r>
    </w:p>
    <w:p w:rsidR="00E2467D" w:rsidRDefault="00E2467D" w:rsidP="00E2467D"/>
    <w:p w:rsidR="00E2467D" w:rsidRDefault="00E2467D" w:rsidP="00E2467D">
      <w:r>
        <w:t>This is important because it keeps the interface honest while still showing the target vision.</w:t>
      </w:r>
    </w:p>
    <w:p w:rsidR="00E2467D" w:rsidRDefault="00E2467D" w:rsidP="00E2467D"/>
    <w:p w:rsidR="00E2467D" w:rsidRDefault="00E2467D" w:rsidP="00E2467D">
      <w:r>
        <w:t>---</w:t>
      </w:r>
    </w:p>
    <w:p w:rsidR="00E2467D" w:rsidRDefault="00E2467D" w:rsidP="00E2467D"/>
    <w:p w:rsidR="00E2467D" w:rsidRDefault="00E2467D" w:rsidP="00E2467D">
      <w:r>
        <w:t>**5. Calculating digitalization progress**</w:t>
      </w:r>
    </w:p>
    <w:p w:rsidR="00E2467D" w:rsidRDefault="00E2467D" w:rsidP="00E2467D"/>
    <w:p w:rsidR="00E2467D" w:rsidRDefault="00E2467D" w:rsidP="00E2467D">
      <w:r>
        <w:t>Progress must not simply be entered manually. It should be calculated from actual completed technical steps.</w:t>
      </w:r>
    </w:p>
    <w:p w:rsidR="00E2467D" w:rsidRDefault="00E2467D" w:rsidP="00E2467D"/>
    <w:p w:rsidR="00E2467D" w:rsidRDefault="00E2467D" w:rsidP="00E2467D">
      <w:r>
        <w:t>Example weighting:</w:t>
      </w:r>
    </w:p>
    <w:p w:rsidR="00E2467D" w:rsidRDefault="00E2467D" w:rsidP="00E2467D"/>
    <w:p w:rsidR="00E2467D" w:rsidRDefault="00E2467D" w:rsidP="00E2467D">
      <w:r>
        <w:t>- AI server reachable: 10 %</w:t>
      </w:r>
    </w:p>
    <w:p w:rsidR="00E2467D" w:rsidRDefault="00E2467D" w:rsidP="00E2467D">
      <w:r>
        <w:t>- Production data connected: 15 %</w:t>
      </w:r>
    </w:p>
    <w:p w:rsidR="00E2467D" w:rsidRDefault="00E2467D" w:rsidP="00E2467D">
      <w:r>
        <w:t>- Machine status available: 10 %</w:t>
      </w:r>
    </w:p>
    <w:p w:rsidR="00E2467D" w:rsidRDefault="00E2467D" w:rsidP="00E2467D">
      <w:r>
        <w:t>- One machine fully integrated: 10 %</w:t>
      </w:r>
    </w:p>
    <w:p w:rsidR="00E2467D" w:rsidRDefault="00E2467D" w:rsidP="00E2467D">
      <w:r>
        <w:t>- Production history available: 10 %</w:t>
      </w:r>
    </w:p>
    <w:p w:rsidR="00E2467D" w:rsidRDefault="00E2467D" w:rsidP="00E2467D">
      <w:r>
        <w:t>- Quality data connected: 15 %</w:t>
      </w:r>
    </w:p>
    <w:p w:rsidR="00E2467D" w:rsidRDefault="00E2467D" w:rsidP="00E2467D">
      <w:r>
        <w:t>- Maintenance data connected: 10 %</w:t>
      </w:r>
    </w:p>
    <w:p w:rsidR="00E2467D" w:rsidRDefault="00E2467D" w:rsidP="00E2467D">
      <w:r>
        <w:t>- Material batches connected: 5 %</w:t>
      </w:r>
    </w:p>
    <w:p w:rsidR="00E2467D" w:rsidRDefault="00E2467D" w:rsidP="00E2467D">
      <w:r>
        <w:t>- Energy data connected: 5 %</w:t>
      </w:r>
    </w:p>
    <w:p w:rsidR="00E2467D" w:rsidRDefault="00E2467D" w:rsidP="00E2467D">
      <w:r>
        <w:t>- Operator events available: 5 %</w:t>
      </w:r>
    </w:p>
    <w:p w:rsidR="00E2467D" w:rsidRDefault="00E2467D" w:rsidP="00E2467D">
      <w:r>
        <w:t>- Models validated: 5 %</w:t>
      </w:r>
    </w:p>
    <w:p w:rsidR="00E2467D" w:rsidRDefault="00E2467D" w:rsidP="00E2467D"/>
    <w:p w:rsidR="00E2467D" w:rsidRDefault="00E2467D" w:rsidP="00E2467D">
      <w:r>
        <w:t>Calculation:</w:t>
      </w:r>
    </w:p>
    <w:p w:rsidR="00E2467D" w:rsidRDefault="00E2467D" w:rsidP="00E2467D"/>
    <w:p w:rsidR="00E2467D" w:rsidRDefault="00E2467D" w:rsidP="00E2467D">
      <w:r>
        <w:t>`</w:t>
      </w:r>
      <w:proofErr w:type="gramStart"/>
      <w:r>
        <w:t>progress</w:t>
      </w:r>
      <w:proofErr w:type="gramEnd"/>
      <w:r>
        <w:t xml:space="preserve"> = sum of all fulfilled weights`</w:t>
      </w:r>
    </w:p>
    <w:p w:rsidR="00E2467D" w:rsidRDefault="00E2467D" w:rsidP="00E2467D"/>
    <w:p w:rsidR="00E2467D" w:rsidRDefault="00E2467D" w:rsidP="00E2467D">
      <w:r>
        <w:t>Example:</w:t>
      </w:r>
    </w:p>
    <w:p w:rsidR="00E2467D" w:rsidRDefault="00E2467D" w:rsidP="00E2467D"/>
    <w:p w:rsidR="00E2467D" w:rsidRDefault="00E2467D" w:rsidP="00E2467D">
      <w:r>
        <w:t>- Server available: 10 %</w:t>
      </w:r>
    </w:p>
    <w:p w:rsidR="00E2467D" w:rsidRDefault="00E2467D" w:rsidP="00E2467D">
      <w:r>
        <w:t>- Production data available: 15 %</w:t>
      </w:r>
    </w:p>
    <w:p w:rsidR="00E2467D" w:rsidRDefault="00E2467D" w:rsidP="00E2467D">
      <w:r>
        <w:t>- Machine status available: 10 %</w:t>
      </w:r>
    </w:p>
    <w:p w:rsidR="00E2467D" w:rsidRDefault="00E2467D" w:rsidP="00E2467D">
      <w:r>
        <w:t>- One machine connected: 10 %</w:t>
      </w:r>
    </w:p>
    <w:p w:rsidR="00E2467D" w:rsidRDefault="00E2467D" w:rsidP="00E2467D">
      <w:r>
        <w:t>- History partially available: 5 of 10 %</w:t>
      </w:r>
    </w:p>
    <w:p w:rsidR="00E2467D" w:rsidRDefault="00E2467D" w:rsidP="00E2467D"/>
    <w:p w:rsidR="00E2467D" w:rsidRDefault="00E2467D" w:rsidP="00E2467D">
      <w:r>
        <w:t>Total: **50 %**</w:t>
      </w:r>
    </w:p>
    <w:p w:rsidR="00E2467D" w:rsidRDefault="00E2467D" w:rsidP="00E2467D"/>
    <w:p w:rsidR="00E2467D" w:rsidRDefault="00E2467D" w:rsidP="00E2467D">
      <w:r>
        <w:t>The values should not come from the UI, but from the backend.</w:t>
      </w:r>
    </w:p>
    <w:p w:rsidR="00E2467D" w:rsidRDefault="00E2467D" w:rsidP="00E2467D"/>
    <w:p w:rsidR="00E2467D" w:rsidRDefault="00E2467D" w:rsidP="00E2467D">
      <w:r>
        <w:lastRenderedPageBreak/>
        <w:t>---</w:t>
      </w:r>
    </w:p>
    <w:p w:rsidR="00E2467D" w:rsidRDefault="00E2467D" w:rsidP="00E2467D"/>
    <w:p w:rsidR="00E2467D" w:rsidRDefault="00E2467D" w:rsidP="00E2467D">
      <w:r>
        <w:t>**6. Calculate machine progress separately**</w:t>
      </w:r>
    </w:p>
    <w:p w:rsidR="00E2467D" w:rsidRDefault="00E2467D" w:rsidP="00E2467D"/>
    <w:p w:rsidR="00E2467D" w:rsidRDefault="00E2467D" w:rsidP="00E2467D">
      <w:r>
        <w:t xml:space="preserve">Because </w:t>
      </w:r>
      <w:proofErr w:type="spellStart"/>
      <w:r>
        <w:t>Zitta</w:t>
      </w:r>
      <w:proofErr w:type="spellEnd"/>
      <w:r>
        <w:t xml:space="preserve"> has many machines, each machine needs its own integration status.</w:t>
      </w:r>
    </w:p>
    <w:p w:rsidR="00E2467D" w:rsidRDefault="00E2467D" w:rsidP="00E2467D"/>
    <w:p w:rsidR="00E2467D" w:rsidRDefault="00E2467D" w:rsidP="00E2467D">
      <w:r>
        <w:t>Table:</w:t>
      </w:r>
    </w:p>
    <w:p w:rsidR="00E2467D" w:rsidRDefault="00E2467D" w:rsidP="00E2467D"/>
    <w:p w:rsidR="00E2467D" w:rsidRDefault="00E2467D" w:rsidP="00E2467D">
      <w:r>
        <w:t>`</w:t>
      </w:r>
      <w:proofErr w:type="spellStart"/>
      <w:r>
        <w:t>machine_integrations</w:t>
      </w:r>
      <w:proofErr w:type="spellEnd"/>
      <w:r>
        <w:t>`</w:t>
      </w:r>
    </w:p>
    <w:p w:rsidR="00E2467D" w:rsidRDefault="00E2467D" w:rsidP="00E2467D"/>
    <w:p w:rsidR="00E2467D" w:rsidRDefault="00E2467D" w:rsidP="00E2467D">
      <w:r>
        <w:t>Example:</w:t>
      </w:r>
    </w:p>
    <w:p w:rsidR="00E2467D" w:rsidRDefault="00E2467D" w:rsidP="00E2467D"/>
    <w:p w:rsidR="00E2467D" w:rsidRDefault="00E2467D" w:rsidP="00E2467D">
      <w:r>
        <w:t>```</w:t>
      </w:r>
      <w:proofErr w:type="spellStart"/>
      <w:r>
        <w:t>json</w:t>
      </w:r>
      <w:proofErr w:type="spellEnd"/>
    </w:p>
    <w:p w:rsidR="00E2467D" w:rsidRDefault="00E2467D" w:rsidP="00E2467D">
      <w:r>
        <w:t>{</w:t>
      </w:r>
    </w:p>
    <w:p w:rsidR="00E2467D" w:rsidRDefault="00E2467D" w:rsidP="00E2467D">
      <w:r>
        <w:t xml:space="preserve">  "</w:t>
      </w:r>
      <w:proofErr w:type="spellStart"/>
      <w:r>
        <w:t>machine_id</w:t>
      </w:r>
      <w:proofErr w:type="spellEnd"/>
      <w:r>
        <w:t>": "extruder_01",</w:t>
      </w:r>
    </w:p>
    <w:p w:rsidR="00E2467D" w:rsidRDefault="00E2467D" w:rsidP="00E2467D">
      <w:r>
        <w:t xml:space="preserve">  "</w:t>
      </w:r>
      <w:proofErr w:type="spellStart"/>
      <w:r>
        <w:t>machine_name</w:t>
      </w:r>
      <w:proofErr w:type="spellEnd"/>
      <w:r>
        <w:t>": "Extruder 1",</w:t>
      </w:r>
    </w:p>
    <w:p w:rsidR="00E2467D" w:rsidRDefault="00E2467D" w:rsidP="00E2467D">
      <w:r>
        <w:t xml:space="preserve">  "</w:t>
      </w:r>
      <w:proofErr w:type="spellStart"/>
      <w:r>
        <w:t>network_connected</w:t>
      </w:r>
      <w:proofErr w:type="spellEnd"/>
      <w:r>
        <w:t>": true,</w:t>
      </w:r>
    </w:p>
    <w:p w:rsidR="00E2467D" w:rsidRDefault="00E2467D" w:rsidP="00E2467D">
      <w:r>
        <w:t xml:space="preserve">  "</w:t>
      </w:r>
      <w:proofErr w:type="spellStart"/>
      <w:r>
        <w:t>process_data_connected</w:t>
      </w:r>
      <w:proofErr w:type="spellEnd"/>
      <w:r>
        <w:t>": true,</w:t>
      </w:r>
    </w:p>
    <w:p w:rsidR="00E2467D" w:rsidRDefault="00E2467D" w:rsidP="00E2467D">
      <w:r>
        <w:t xml:space="preserve">  "</w:t>
      </w:r>
      <w:proofErr w:type="spellStart"/>
      <w:r>
        <w:t>state_data_connected</w:t>
      </w:r>
      <w:proofErr w:type="spellEnd"/>
      <w:r>
        <w:t>": true,</w:t>
      </w:r>
    </w:p>
    <w:p w:rsidR="00E2467D" w:rsidRDefault="00E2467D" w:rsidP="00E2467D">
      <w:r>
        <w:t xml:space="preserve">  "</w:t>
      </w:r>
      <w:proofErr w:type="spellStart"/>
      <w:r>
        <w:t>quality_linked</w:t>
      </w:r>
      <w:proofErr w:type="spellEnd"/>
      <w:r>
        <w:t>": false,</w:t>
      </w:r>
    </w:p>
    <w:p w:rsidR="00E2467D" w:rsidRDefault="00E2467D" w:rsidP="00E2467D">
      <w:r>
        <w:t xml:space="preserve">  "</w:t>
      </w:r>
      <w:proofErr w:type="spellStart"/>
      <w:r>
        <w:t>maintenance_linked</w:t>
      </w:r>
      <w:proofErr w:type="spellEnd"/>
      <w:r>
        <w:t>": false,</w:t>
      </w:r>
    </w:p>
    <w:p w:rsidR="00E2467D" w:rsidRDefault="00E2467D" w:rsidP="00E2467D">
      <w:r>
        <w:t xml:space="preserve">  "</w:t>
      </w:r>
      <w:proofErr w:type="spellStart"/>
      <w:r>
        <w:t>material_linked</w:t>
      </w:r>
      <w:proofErr w:type="spellEnd"/>
      <w:r>
        <w:t>": false,</w:t>
      </w:r>
    </w:p>
    <w:p w:rsidR="00E2467D" w:rsidRDefault="00E2467D" w:rsidP="00E2467D">
      <w:r>
        <w:t xml:space="preserve">  "</w:t>
      </w:r>
      <w:proofErr w:type="spellStart"/>
      <w:r>
        <w:t>energy_linked</w:t>
      </w:r>
      <w:proofErr w:type="spellEnd"/>
      <w:r>
        <w:t>": false,</w:t>
      </w:r>
    </w:p>
    <w:p w:rsidR="00E2467D" w:rsidRDefault="00E2467D" w:rsidP="00E2467D">
      <w:r>
        <w:t xml:space="preserve">  "</w:t>
      </w:r>
      <w:proofErr w:type="spellStart"/>
      <w:r>
        <w:t>integration_score</w:t>
      </w:r>
      <w:proofErr w:type="spellEnd"/>
      <w:r>
        <w:t>": 42</w:t>
      </w:r>
    </w:p>
    <w:p w:rsidR="00E2467D" w:rsidRDefault="00E2467D" w:rsidP="00E2467D">
      <w:r>
        <w:t>}</w:t>
      </w:r>
    </w:p>
    <w:p w:rsidR="00E2467D" w:rsidRDefault="00E2467D" w:rsidP="00E2467D">
      <w:r>
        <w:t>```</w:t>
      </w:r>
    </w:p>
    <w:p w:rsidR="00E2467D" w:rsidRDefault="00E2467D" w:rsidP="00E2467D"/>
    <w:p w:rsidR="00E2467D" w:rsidRDefault="00E2467D" w:rsidP="00E2467D">
      <w:r>
        <w:t>A machine that is not connected, for example:</w:t>
      </w:r>
    </w:p>
    <w:p w:rsidR="00E2467D" w:rsidRDefault="00E2467D" w:rsidP="00E2467D"/>
    <w:p w:rsidR="00E2467D" w:rsidRDefault="00E2467D" w:rsidP="00E2467D">
      <w:r>
        <w:lastRenderedPageBreak/>
        <w:t>```</w:t>
      </w:r>
      <w:proofErr w:type="spellStart"/>
      <w:r>
        <w:t>json</w:t>
      </w:r>
      <w:proofErr w:type="spellEnd"/>
    </w:p>
    <w:p w:rsidR="00E2467D" w:rsidRDefault="00E2467D" w:rsidP="00E2467D">
      <w:r>
        <w:t>{</w:t>
      </w:r>
    </w:p>
    <w:p w:rsidR="00E2467D" w:rsidRDefault="00E2467D" w:rsidP="00E2467D">
      <w:r>
        <w:t xml:space="preserve">  "</w:t>
      </w:r>
      <w:proofErr w:type="spellStart"/>
      <w:r>
        <w:t>machine_id</w:t>
      </w:r>
      <w:proofErr w:type="spellEnd"/>
      <w:r>
        <w:t>": "extruder_02",</w:t>
      </w:r>
    </w:p>
    <w:p w:rsidR="00E2467D" w:rsidRDefault="00E2467D" w:rsidP="00E2467D">
      <w:r>
        <w:t xml:space="preserve">  "</w:t>
      </w:r>
      <w:proofErr w:type="spellStart"/>
      <w:r>
        <w:t>network_connected</w:t>
      </w:r>
      <w:proofErr w:type="spellEnd"/>
      <w:r>
        <w:t>": false,</w:t>
      </w:r>
    </w:p>
    <w:p w:rsidR="00E2467D" w:rsidRDefault="00E2467D" w:rsidP="00E2467D">
      <w:r>
        <w:t xml:space="preserve">  "</w:t>
      </w:r>
      <w:proofErr w:type="spellStart"/>
      <w:r>
        <w:t>process_data_connected</w:t>
      </w:r>
      <w:proofErr w:type="spellEnd"/>
      <w:r>
        <w:t>": false,</w:t>
      </w:r>
    </w:p>
    <w:p w:rsidR="00E2467D" w:rsidRDefault="00E2467D" w:rsidP="00E2467D">
      <w:r>
        <w:t xml:space="preserve">  "</w:t>
      </w:r>
      <w:proofErr w:type="spellStart"/>
      <w:r>
        <w:t>integration_score</w:t>
      </w:r>
      <w:proofErr w:type="spellEnd"/>
      <w:r>
        <w:t>": 0</w:t>
      </w:r>
    </w:p>
    <w:p w:rsidR="00E2467D" w:rsidRDefault="00E2467D" w:rsidP="00E2467D">
      <w:r>
        <w:t>}</w:t>
      </w:r>
    </w:p>
    <w:p w:rsidR="00E2467D" w:rsidRDefault="00E2467D" w:rsidP="00E2467D">
      <w:r>
        <w:t>```</w:t>
      </w:r>
    </w:p>
    <w:p w:rsidR="00E2467D" w:rsidRDefault="00E2467D" w:rsidP="00E2467D"/>
    <w:p w:rsidR="00E2467D" w:rsidRDefault="00E2467D" w:rsidP="00E2467D">
      <w:r>
        <w:t>In the dashboard it can then say:</w:t>
      </w:r>
    </w:p>
    <w:p w:rsidR="00E2467D" w:rsidRDefault="00E2467D" w:rsidP="00E2467D"/>
    <w:p w:rsidR="00E2467D" w:rsidRDefault="00E2467D" w:rsidP="00E2467D">
      <w:r>
        <w:t>**1 of 20 machines connected**</w:t>
      </w:r>
    </w:p>
    <w:p w:rsidR="00E2467D" w:rsidRDefault="00E2467D" w:rsidP="00E2467D"/>
    <w:p w:rsidR="00E2467D" w:rsidRDefault="00E2467D" w:rsidP="00E2467D">
      <w:r>
        <w:t xml:space="preserve">That is clearer for </w:t>
      </w:r>
      <w:proofErr w:type="spellStart"/>
      <w:r>
        <w:t>Zitta</w:t>
      </w:r>
      <w:proofErr w:type="spellEnd"/>
      <w:r>
        <w:t xml:space="preserve"> than an abstract technical statement.</w:t>
      </w:r>
    </w:p>
    <w:p w:rsidR="00E2467D" w:rsidRDefault="00E2467D" w:rsidP="00E2467D"/>
    <w:p w:rsidR="00E2467D" w:rsidRDefault="00E2467D" w:rsidP="00E2467D">
      <w:r>
        <w:t>---</w:t>
      </w:r>
    </w:p>
    <w:p w:rsidR="00E2467D" w:rsidRDefault="00E2467D" w:rsidP="00E2467D"/>
    <w:p w:rsidR="00E2467D" w:rsidRDefault="00E2467D" w:rsidP="00E2467D">
      <w:r>
        <w:t>**7. Difference between progress and prediction readiness**</w:t>
      </w:r>
    </w:p>
    <w:p w:rsidR="00E2467D" w:rsidRDefault="00E2467D" w:rsidP="00E2467D"/>
    <w:p w:rsidR="00E2467D" w:rsidRDefault="00E2467D" w:rsidP="00E2467D">
      <w:r>
        <w:t>Progress shows how far the overall project is.</w:t>
      </w:r>
    </w:p>
    <w:p w:rsidR="00E2467D" w:rsidRDefault="00E2467D" w:rsidP="00E2467D"/>
    <w:p w:rsidR="00E2467D" w:rsidRDefault="00E2467D" w:rsidP="00E2467D">
      <w:r>
        <w:t>Prediction readiness shows how well the system could learn from today’s perspective.</w:t>
      </w:r>
    </w:p>
    <w:p w:rsidR="00E2467D" w:rsidRDefault="00E2467D" w:rsidP="00E2467D"/>
    <w:p w:rsidR="00E2467D" w:rsidRDefault="00E2467D" w:rsidP="00E2467D">
      <w:r>
        <w:t>Example calculation:</w:t>
      </w:r>
    </w:p>
    <w:p w:rsidR="00E2467D" w:rsidRDefault="00E2467D" w:rsidP="00E2467D"/>
    <w:p w:rsidR="00E2467D" w:rsidRDefault="00E2467D" w:rsidP="00E2467D">
      <w:r>
        <w:t xml:space="preserve">**Prediction Readiness =**  </w:t>
      </w:r>
    </w:p>
    <w:p w:rsidR="00E2467D" w:rsidRDefault="00E2467D" w:rsidP="00E2467D">
      <w:r>
        <w:t xml:space="preserve">30 % data coverage  </w:t>
      </w:r>
    </w:p>
    <w:p w:rsidR="00E2467D" w:rsidRDefault="00E2467D" w:rsidP="00E2467D">
      <w:r>
        <w:t xml:space="preserve">20 % data quality  </w:t>
      </w:r>
    </w:p>
    <w:p w:rsidR="00E2467D" w:rsidRDefault="00E2467D" w:rsidP="00E2467D">
      <w:r>
        <w:t xml:space="preserve">20 % history length  </w:t>
      </w:r>
    </w:p>
    <w:p w:rsidR="00E2467D" w:rsidRDefault="00E2467D" w:rsidP="00E2467D">
      <w:r>
        <w:lastRenderedPageBreak/>
        <w:t xml:space="preserve">15 % label coverage  </w:t>
      </w:r>
    </w:p>
    <w:p w:rsidR="00E2467D" w:rsidRDefault="00E2467D" w:rsidP="00E2467D">
      <w:r>
        <w:t xml:space="preserve">10 % machine coverage  </w:t>
      </w:r>
    </w:p>
    <w:p w:rsidR="00E2467D" w:rsidRDefault="00E2467D" w:rsidP="00E2467D">
      <w:r>
        <w:t>5 % system stability</w:t>
      </w:r>
    </w:p>
    <w:p w:rsidR="00E2467D" w:rsidRDefault="00E2467D" w:rsidP="00E2467D"/>
    <w:p w:rsidR="00E2467D" w:rsidRDefault="00E2467D" w:rsidP="00E2467D">
      <w:r>
        <w:t>Example:</w:t>
      </w:r>
    </w:p>
    <w:p w:rsidR="00E2467D" w:rsidRDefault="00E2467D" w:rsidP="00E2467D"/>
    <w:p w:rsidR="00E2467D" w:rsidRDefault="00E2467D" w:rsidP="00E2467D">
      <w:r>
        <w:t>- Data coverage: 80 %</w:t>
      </w:r>
    </w:p>
    <w:p w:rsidR="00E2467D" w:rsidRDefault="00E2467D" w:rsidP="00E2467D">
      <w:r>
        <w:t>- Data quality: 90 %</w:t>
      </w:r>
    </w:p>
    <w:p w:rsidR="00E2467D" w:rsidRDefault="00E2467D" w:rsidP="00E2467D">
      <w:r>
        <w:t>- History length: 40 %</w:t>
      </w:r>
    </w:p>
    <w:p w:rsidR="00E2467D" w:rsidRDefault="00E2467D" w:rsidP="00E2467D">
      <w:r>
        <w:t>- Labels: 10 %</w:t>
      </w:r>
    </w:p>
    <w:p w:rsidR="00E2467D" w:rsidRDefault="00E2467D" w:rsidP="00E2467D">
      <w:r>
        <w:t>- Machine coverage: 5 %</w:t>
      </w:r>
    </w:p>
    <w:p w:rsidR="00E2467D" w:rsidRDefault="00E2467D" w:rsidP="00E2467D">
      <w:r>
        <w:t>- System stability: 95 %</w:t>
      </w:r>
    </w:p>
    <w:p w:rsidR="00E2467D" w:rsidRDefault="00E2467D" w:rsidP="00E2467D"/>
    <w:p w:rsidR="00E2467D" w:rsidRDefault="00E2467D" w:rsidP="00E2467D">
      <w:r>
        <w:t>Weighted, that might yield **48 %**.</w:t>
      </w:r>
    </w:p>
    <w:p w:rsidR="00E2467D" w:rsidRDefault="00E2467D" w:rsidP="00E2467D"/>
    <w:p w:rsidR="00E2467D" w:rsidRDefault="00E2467D" w:rsidP="00E2467D">
      <w:r>
        <w:t>That does not mean the predictions are 48 % correct. It means the foundation for good models is currently 48 % in place.</w:t>
      </w:r>
    </w:p>
    <w:p w:rsidR="00E2467D" w:rsidRDefault="00E2467D" w:rsidP="00E2467D"/>
    <w:p w:rsidR="00E2467D" w:rsidRDefault="00E2467D" w:rsidP="00E2467D">
      <w:r>
        <w:t>---</w:t>
      </w:r>
    </w:p>
    <w:p w:rsidR="00E2467D" w:rsidRDefault="00E2467D" w:rsidP="00E2467D"/>
    <w:p w:rsidR="00E2467D" w:rsidRDefault="00E2467D" w:rsidP="00E2467D">
      <w:r>
        <w:t>**8. Store real model performance separately**</w:t>
      </w:r>
    </w:p>
    <w:p w:rsidR="00E2467D" w:rsidRDefault="00E2467D" w:rsidP="00E2467D"/>
    <w:p w:rsidR="00E2467D" w:rsidRDefault="00E2467D" w:rsidP="00E2467D">
      <w:r>
        <w:t>Once a model is actually trained, you need a table:</w:t>
      </w:r>
    </w:p>
    <w:p w:rsidR="00E2467D" w:rsidRDefault="00E2467D" w:rsidP="00E2467D"/>
    <w:p w:rsidR="00E2467D" w:rsidRDefault="00E2467D" w:rsidP="00E2467D">
      <w:r>
        <w:t>`</w:t>
      </w:r>
      <w:proofErr w:type="spellStart"/>
      <w:r>
        <w:t>model_versions</w:t>
      </w:r>
      <w:proofErr w:type="spellEnd"/>
      <w:r>
        <w:t>`</w:t>
      </w:r>
    </w:p>
    <w:p w:rsidR="00E2467D" w:rsidRDefault="00E2467D" w:rsidP="00E2467D"/>
    <w:p w:rsidR="00E2467D" w:rsidRDefault="00E2467D" w:rsidP="00E2467D">
      <w:r>
        <w:t>Example:</w:t>
      </w:r>
    </w:p>
    <w:p w:rsidR="00E2467D" w:rsidRDefault="00E2467D" w:rsidP="00E2467D"/>
    <w:p w:rsidR="00E2467D" w:rsidRDefault="00E2467D" w:rsidP="00E2467D">
      <w:r>
        <w:t>```</w:t>
      </w:r>
      <w:proofErr w:type="spellStart"/>
      <w:r>
        <w:t>json</w:t>
      </w:r>
      <w:proofErr w:type="spellEnd"/>
    </w:p>
    <w:p w:rsidR="00E2467D" w:rsidRDefault="00E2467D" w:rsidP="00E2467D">
      <w:r>
        <w:lastRenderedPageBreak/>
        <w:t>{</w:t>
      </w:r>
    </w:p>
    <w:p w:rsidR="00E2467D" w:rsidRDefault="00E2467D" w:rsidP="00E2467D">
      <w:r>
        <w:t xml:space="preserve">  "</w:t>
      </w:r>
      <w:proofErr w:type="spellStart"/>
      <w:r>
        <w:t>model_id</w:t>
      </w:r>
      <w:proofErr w:type="spellEnd"/>
      <w:r>
        <w:t>": "quality_risk_extruder_01",</w:t>
      </w:r>
    </w:p>
    <w:p w:rsidR="00E2467D" w:rsidRDefault="00E2467D" w:rsidP="00E2467D">
      <w:r>
        <w:t xml:space="preserve">  "</w:t>
      </w:r>
      <w:proofErr w:type="gramStart"/>
      <w:r>
        <w:t>version</w:t>
      </w:r>
      <w:proofErr w:type="gramEnd"/>
      <w:r>
        <w:t>": "1.3.0",</w:t>
      </w:r>
    </w:p>
    <w:p w:rsidR="00E2467D" w:rsidRDefault="00E2467D" w:rsidP="00E2467D">
      <w:r>
        <w:t xml:space="preserve">  "</w:t>
      </w:r>
      <w:proofErr w:type="gramStart"/>
      <w:r>
        <w:t>target</w:t>
      </w:r>
      <w:proofErr w:type="gramEnd"/>
      <w:r>
        <w:t>": "</w:t>
      </w:r>
      <w:proofErr w:type="spellStart"/>
      <w:r>
        <w:t>quality_degradation</w:t>
      </w:r>
      <w:proofErr w:type="spellEnd"/>
      <w:r>
        <w:t>",</w:t>
      </w:r>
    </w:p>
    <w:p w:rsidR="00E2467D" w:rsidRDefault="00E2467D" w:rsidP="00E2467D">
      <w:r>
        <w:t xml:space="preserve">  "</w:t>
      </w:r>
      <w:proofErr w:type="spellStart"/>
      <w:r>
        <w:t>machine_id</w:t>
      </w:r>
      <w:proofErr w:type="spellEnd"/>
      <w:r>
        <w:t>": "extruder_01",</w:t>
      </w:r>
    </w:p>
    <w:p w:rsidR="00E2467D" w:rsidRDefault="00E2467D" w:rsidP="00E2467D">
      <w:r>
        <w:t xml:space="preserve">  "</w:t>
      </w:r>
      <w:proofErr w:type="spellStart"/>
      <w:r>
        <w:t>trained_from</w:t>
      </w:r>
      <w:proofErr w:type="spellEnd"/>
      <w:r>
        <w:t>": "2026-01-01",</w:t>
      </w:r>
    </w:p>
    <w:p w:rsidR="00E2467D" w:rsidRDefault="00E2467D" w:rsidP="00E2467D">
      <w:r>
        <w:t xml:space="preserve">  "</w:t>
      </w:r>
      <w:proofErr w:type="spellStart"/>
      <w:r>
        <w:t>trained_to</w:t>
      </w:r>
      <w:proofErr w:type="spellEnd"/>
      <w:r>
        <w:t>": "2026-06-30",</w:t>
      </w:r>
    </w:p>
    <w:p w:rsidR="00E2467D" w:rsidRDefault="00E2467D" w:rsidP="00E2467D">
      <w:r>
        <w:t xml:space="preserve">  "</w:t>
      </w:r>
      <w:proofErr w:type="spellStart"/>
      <w:r>
        <w:t>sample_count</w:t>
      </w:r>
      <w:proofErr w:type="spellEnd"/>
      <w:r>
        <w:t>": 152340,</w:t>
      </w:r>
    </w:p>
    <w:p w:rsidR="00E2467D" w:rsidRDefault="00E2467D" w:rsidP="00E2467D">
      <w:r>
        <w:t xml:space="preserve">  "</w:t>
      </w:r>
      <w:proofErr w:type="spellStart"/>
      <w:r>
        <w:t>positive_events</w:t>
      </w:r>
      <w:proofErr w:type="spellEnd"/>
      <w:r>
        <w:t>": 84,</w:t>
      </w:r>
    </w:p>
    <w:p w:rsidR="00E2467D" w:rsidRDefault="00E2467D" w:rsidP="00E2467D">
      <w:r>
        <w:t xml:space="preserve">  "</w:t>
      </w:r>
      <w:proofErr w:type="gramStart"/>
      <w:r>
        <w:t>precision</w:t>
      </w:r>
      <w:proofErr w:type="gramEnd"/>
      <w:r>
        <w:t>": 0.81,</w:t>
      </w:r>
    </w:p>
    <w:p w:rsidR="00E2467D" w:rsidRDefault="00E2467D" w:rsidP="00E2467D">
      <w:r>
        <w:t xml:space="preserve">  "</w:t>
      </w:r>
      <w:proofErr w:type="gramStart"/>
      <w:r>
        <w:t>recall</w:t>
      </w:r>
      <w:proofErr w:type="gramEnd"/>
      <w:r>
        <w:t>": 0.74,</w:t>
      </w:r>
    </w:p>
    <w:p w:rsidR="00E2467D" w:rsidRDefault="00E2467D" w:rsidP="00E2467D">
      <w:r>
        <w:t xml:space="preserve">  "f1_score": 0.77,</w:t>
      </w:r>
    </w:p>
    <w:p w:rsidR="00E2467D" w:rsidRDefault="00E2467D" w:rsidP="00E2467D">
      <w:r>
        <w:t xml:space="preserve">  "</w:t>
      </w:r>
      <w:proofErr w:type="spellStart"/>
      <w:r>
        <w:t>false_positive_rate</w:t>
      </w:r>
      <w:proofErr w:type="spellEnd"/>
      <w:r>
        <w:t>": 0.09,</w:t>
      </w:r>
    </w:p>
    <w:p w:rsidR="00E2467D" w:rsidRDefault="00E2467D" w:rsidP="00E2467D">
      <w:r>
        <w:t xml:space="preserve">  "</w:t>
      </w:r>
      <w:proofErr w:type="spellStart"/>
      <w:r>
        <w:t>validation_status</w:t>
      </w:r>
      <w:proofErr w:type="spellEnd"/>
      <w:r>
        <w:t>": "approved",</w:t>
      </w:r>
    </w:p>
    <w:p w:rsidR="00E2467D" w:rsidRDefault="00E2467D" w:rsidP="00E2467D">
      <w:r>
        <w:t xml:space="preserve">  "</w:t>
      </w:r>
      <w:proofErr w:type="gramStart"/>
      <w:r>
        <w:t>deployed</w:t>
      </w:r>
      <w:proofErr w:type="gramEnd"/>
      <w:r>
        <w:t>": true</w:t>
      </w:r>
    </w:p>
    <w:p w:rsidR="00E2467D" w:rsidRDefault="00E2467D" w:rsidP="00E2467D">
      <w:r>
        <w:t>}</w:t>
      </w:r>
    </w:p>
    <w:p w:rsidR="00E2467D" w:rsidRDefault="00E2467D" w:rsidP="00E2467D">
      <w:r>
        <w:t>```</w:t>
      </w:r>
    </w:p>
    <w:p w:rsidR="00E2467D" w:rsidRDefault="00E2467D" w:rsidP="00E2467D"/>
    <w:p w:rsidR="00E2467D" w:rsidRDefault="00E2467D" w:rsidP="00E2467D">
      <w:r>
        <w:t>In the dashboard it should not simply say “Accuracy.” Better, depending on the model:</w:t>
      </w:r>
    </w:p>
    <w:p w:rsidR="00E2467D" w:rsidRDefault="00E2467D" w:rsidP="00E2467D"/>
    <w:p w:rsidR="00E2467D" w:rsidRDefault="00E2467D" w:rsidP="00E2467D">
      <w:r>
        <w:t>- Detection rate</w:t>
      </w:r>
    </w:p>
    <w:p w:rsidR="00E2467D" w:rsidRDefault="00E2467D" w:rsidP="00E2467D">
      <w:r>
        <w:t>- Hit rate / precision</w:t>
      </w:r>
    </w:p>
    <w:p w:rsidR="00E2467D" w:rsidRDefault="00E2467D" w:rsidP="00E2467D">
      <w:r>
        <w:t>- False alarm rate</w:t>
      </w:r>
    </w:p>
    <w:p w:rsidR="00E2467D" w:rsidRDefault="00E2467D" w:rsidP="00E2467D">
      <w:r>
        <w:t>- Lead time</w:t>
      </w:r>
    </w:p>
    <w:p w:rsidR="00E2467D" w:rsidRDefault="00E2467D" w:rsidP="00E2467D">
      <w:r>
        <w:t>- Validation status</w:t>
      </w:r>
    </w:p>
    <w:p w:rsidR="00E2467D" w:rsidRDefault="00E2467D" w:rsidP="00E2467D"/>
    <w:p w:rsidR="00E2467D" w:rsidRDefault="00E2467D" w:rsidP="00E2467D">
      <w:r>
        <w:t>Example:</w:t>
      </w:r>
    </w:p>
    <w:p w:rsidR="00E2467D" w:rsidRDefault="00E2467D" w:rsidP="00E2467D"/>
    <w:p w:rsidR="00E2467D" w:rsidRDefault="00E2467D" w:rsidP="00E2467D">
      <w:r>
        <w:t xml:space="preserve">**Quality risk model**  </w:t>
      </w:r>
    </w:p>
    <w:p w:rsidR="00E2467D" w:rsidRDefault="00E2467D" w:rsidP="00E2467D">
      <w:r>
        <w:lastRenderedPageBreak/>
        <w:t xml:space="preserve">Precision: 81 %  </w:t>
      </w:r>
    </w:p>
    <w:p w:rsidR="00E2467D" w:rsidRDefault="00E2467D" w:rsidP="00E2467D">
      <w:r>
        <w:t xml:space="preserve">Recall: 74 %  </w:t>
      </w:r>
    </w:p>
    <w:p w:rsidR="00E2467D" w:rsidRDefault="00E2467D" w:rsidP="00E2467D">
      <w:r>
        <w:t xml:space="preserve">False alarm rate: 9 %  </w:t>
      </w:r>
    </w:p>
    <w:p w:rsidR="00E2467D" w:rsidRDefault="00E2467D" w:rsidP="00E2467D">
      <w:r>
        <w:t>Average lead time: 43 minutes</w:t>
      </w:r>
    </w:p>
    <w:p w:rsidR="00E2467D" w:rsidRDefault="00E2467D" w:rsidP="00E2467D"/>
    <w:p w:rsidR="00E2467D" w:rsidRDefault="00E2467D" w:rsidP="00E2467D">
      <w:r>
        <w:t>That is clearly more professional.</w:t>
      </w:r>
    </w:p>
    <w:p w:rsidR="00E2467D" w:rsidRDefault="00E2467D" w:rsidP="00E2467D"/>
    <w:p w:rsidR="00E2467D" w:rsidRDefault="00E2467D" w:rsidP="00E2467D">
      <w:r>
        <w:t>---</w:t>
      </w:r>
    </w:p>
    <w:p w:rsidR="00E2467D" w:rsidRDefault="00E2467D" w:rsidP="00E2467D"/>
    <w:p w:rsidR="00E2467D" w:rsidRDefault="00E2467D" w:rsidP="00E2467D">
      <w:r>
        <w:t>**9. Using dummy data correctly**</w:t>
      </w:r>
    </w:p>
    <w:p w:rsidR="00E2467D" w:rsidRDefault="00E2467D" w:rsidP="00E2467D"/>
    <w:p w:rsidR="00E2467D" w:rsidRDefault="00E2467D" w:rsidP="00E2467D">
      <w:r>
        <w:t>For the target vision you can use dummy data, but they must be technically marked as simulation.</w:t>
      </w:r>
    </w:p>
    <w:p w:rsidR="00E2467D" w:rsidRDefault="00E2467D" w:rsidP="00E2467D"/>
    <w:p w:rsidR="00E2467D" w:rsidRDefault="00E2467D" w:rsidP="00E2467D">
      <w:r>
        <w:t>In the database, every result should have a field:</w:t>
      </w:r>
    </w:p>
    <w:p w:rsidR="00E2467D" w:rsidRDefault="00E2467D" w:rsidP="00E2467D"/>
    <w:p w:rsidR="00E2467D" w:rsidRDefault="00E2467D" w:rsidP="00E2467D">
      <w:r>
        <w:t>```</w:t>
      </w:r>
      <w:proofErr w:type="spellStart"/>
      <w:r>
        <w:t>json</w:t>
      </w:r>
      <w:proofErr w:type="spellEnd"/>
    </w:p>
    <w:p w:rsidR="00E2467D" w:rsidRDefault="00E2467D" w:rsidP="00E2467D">
      <w:r>
        <w:t>{</w:t>
      </w:r>
    </w:p>
    <w:p w:rsidR="00E2467D" w:rsidRDefault="00E2467D" w:rsidP="00E2467D">
      <w:r>
        <w:t xml:space="preserve">  "</w:t>
      </w:r>
      <w:proofErr w:type="spellStart"/>
      <w:r>
        <w:t>value_source</w:t>
      </w:r>
      <w:proofErr w:type="spellEnd"/>
      <w:r>
        <w:t>": "SIMULATED"</w:t>
      </w:r>
    </w:p>
    <w:p w:rsidR="00E2467D" w:rsidRDefault="00E2467D" w:rsidP="00E2467D">
      <w:r>
        <w:t>}</w:t>
      </w:r>
    </w:p>
    <w:p w:rsidR="00E2467D" w:rsidRDefault="00E2467D" w:rsidP="00E2467D">
      <w:r>
        <w:t>```</w:t>
      </w:r>
    </w:p>
    <w:p w:rsidR="00E2467D" w:rsidRDefault="00E2467D" w:rsidP="00E2467D"/>
    <w:p w:rsidR="00E2467D" w:rsidRDefault="00E2467D" w:rsidP="00E2467D">
      <w:r>
        <w:t>Possible values:</w:t>
      </w:r>
    </w:p>
    <w:p w:rsidR="00E2467D" w:rsidRDefault="00E2467D" w:rsidP="00E2467D"/>
    <w:p w:rsidR="00E2467D" w:rsidRDefault="00E2467D" w:rsidP="00E2467D">
      <w:r>
        <w:t>- `LIVE`</w:t>
      </w:r>
    </w:p>
    <w:p w:rsidR="00E2467D" w:rsidRDefault="00E2467D" w:rsidP="00E2467D">
      <w:r>
        <w:t>- `DERIVED`</w:t>
      </w:r>
    </w:p>
    <w:p w:rsidR="00E2467D" w:rsidRDefault="00E2467D" w:rsidP="00E2467D">
      <w:r>
        <w:t>- `RULE_BASED`</w:t>
      </w:r>
    </w:p>
    <w:p w:rsidR="00E2467D" w:rsidRDefault="00E2467D" w:rsidP="00E2467D">
      <w:r>
        <w:t>- `MODEL_PREDICTION`</w:t>
      </w:r>
    </w:p>
    <w:p w:rsidR="00E2467D" w:rsidRDefault="00E2467D" w:rsidP="00E2467D">
      <w:r>
        <w:t>- `SIMULATED`</w:t>
      </w:r>
    </w:p>
    <w:p w:rsidR="00E2467D" w:rsidRDefault="00E2467D" w:rsidP="00E2467D">
      <w:r>
        <w:t>- `MANUAL`</w:t>
      </w:r>
    </w:p>
    <w:p w:rsidR="00E2467D" w:rsidRDefault="00E2467D" w:rsidP="00E2467D"/>
    <w:p w:rsidR="00E2467D" w:rsidRDefault="00E2467D" w:rsidP="00E2467D">
      <w:r>
        <w:t>Example:</w:t>
      </w:r>
    </w:p>
    <w:p w:rsidR="00E2467D" w:rsidRDefault="00E2467D" w:rsidP="00E2467D"/>
    <w:p w:rsidR="00E2467D" w:rsidRDefault="00E2467D" w:rsidP="00E2467D">
      <w:r>
        <w:t>```</w:t>
      </w:r>
      <w:proofErr w:type="spellStart"/>
      <w:r>
        <w:t>json</w:t>
      </w:r>
      <w:proofErr w:type="spellEnd"/>
    </w:p>
    <w:p w:rsidR="00E2467D" w:rsidRDefault="00E2467D" w:rsidP="00E2467D">
      <w:r>
        <w:t>{</w:t>
      </w:r>
    </w:p>
    <w:p w:rsidR="00E2467D" w:rsidRDefault="00E2467D" w:rsidP="00E2467D">
      <w:r>
        <w:t xml:space="preserve">  "</w:t>
      </w:r>
      <w:proofErr w:type="spellStart"/>
      <w:r>
        <w:t>prediction_type</w:t>
      </w:r>
      <w:proofErr w:type="spellEnd"/>
      <w:r>
        <w:t>": "</w:t>
      </w:r>
      <w:proofErr w:type="spellStart"/>
      <w:r>
        <w:t>bearing_failure</w:t>
      </w:r>
      <w:proofErr w:type="spellEnd"/>
      <w:r>
        <w:t>",</w:t>
      </w:r>
    </w:p>
    <w:p w:rsidR="00E2467D" w:rsidRDefault="00E2467D" w:rsidP="00E2467D">
      <w:r>
        <w:t xml:space="preserve">  "</w:t>
      </w:r>
      <w:proofErr w:type="gramStart"/>
      <w:r>
        <w:t>probability</w:t>
      </w:r>
      <w:proofErr w:type="gramEnd"/>
      <w:r>
        <w:t>": 0.72,</w:t>
      </w:r>
    </w:p>
    <w:p w:rsidR="00E2467D" w:rsidRDefault="00E2467D" w:rsidP="00E2467D">
      <w:r>
        <w:t xml:space="preserve">  "</w:t>
      </w:r>
      <w:proofErr w:type="spellStart"/>
      <w:r>
        <w:t>value_source</w:t>
      </w:r>
      <w:proofErr w:type="spellEnd"/>
      <w:r>
        <w:t>": "SIMULATED",</w:t>
      </w:r>
    </w:p>
    <w:p w:rsidR="00E2467D" w:rsidRDefault="00E2467D" w:rsidP="00E2467D">
      <w:r>
        <w:t xml:space="preserve">  "</w:t>
      </w:r>
      <w:proofErr w:type="spellStart"/>
      <w:r>
        <w:t>display_label</w:t>
      </w:r>
      <w:proofErr w:type="spellEnd"/>
      <w:r>
        <w:t>": "Example visualization",</w:t>
      </w:r>
    </w:p>
    <w:p w:rsidR="00E2467D" w:rsidRDefault="00E2467D" w:rsidP="00E2467D">
      <w:r>
        <w:t xml:space="preserve">  "</w:t>
      </w:r>
      <w:proofErr w:type="spellStart"/>
      <w:r>
        <w:t>is_customer_decision_relevant</w:t>
      </w:r>
      <w:proofErr w:type="spellEnd"/>
      <w:r>
        <w:t>": false</w:t>
      </w:r>
    </w:p>
    <w:p w:rsidR="00E2467D" w:rsidRDefault="00E2467D" w:rsidP="00E2467D">
      <w:r>
        <w:t>}</w:t>
      </w:r>
    </w:p>
    <w:p w:rsidR="00E2467D" w:rsidRDefault="00E2467D" w:rsidP="00E2467D">
      <w:r>
        <w:t>```</w:t>
      </w:r>
    </w:p>
    <w:p w:rsidR="00E2467D" w:rsidRDefault="00E2467D" w:rsidP="00E2467D"/>
    <w:p w:rsidR="00E2467D" w:rsidRDefault="00E2467D" w:rsidP="00E2467D">
      <w:r>
        <w:t>In a customer demo, a small note can appear at the top:</w:t>
      </w:r>
    </w:p>
    <w:p w:rsidR="00E2467D" w:rsidRDefault="00E2467D" w:rsidP="00E2467D"/>
    <w:p w:rsidR="00E2467D" w:rsidRDefault="00E2467D" w:rsidP="00E2467D">
      <w:r>
        <w:t>**Demo mode – simulated predictions**</w:t>
      </w:r>
    </w:p>
    <w:p w:rsidR="00E2467D" w:rsidRDefault="00E2467D" w:rsidP="00E2467D"/>
    <w:p w:rsidR="00E2467D" w:rsidRDefault="00E2467D" w:rsidP="00E2467D">
      <w:r>
        <w:t>That way the effect can be strong without making technically false claims.</w:t>
      </w:r>
    </w:p>
    <w:p w:rsidR="00E2467D" w:rsidRDefault="00E2467D" w:rsidP="00E2467D"/>
    <w:p w:rsidR="00E2467D" w:rsidRDefault="00E2467D" w:rsidP="00E2467D">
      <w:r>
        <w:t>---</w:t>
      </w:r>
    </w:p>
    <w:p w:rsidR="00E2467D" w:rsidRDefault="00E2467D" w:rsidP="00E2467D"/>
    <w:p w:rsidR="00E2467D" w:rsidRDefault="00E2467D" w:rsidP="00E2467D">
      <w:r>
        <w:t>**10. How features can already be visible today**</w:t>
      </w:r>
    </w:p>
    <w:p w:rsidR="00E2467D" w:rsidRDefault="00E2467D" w:rsidP="00E2467D"/>
    <w:p w:rsidR="00E2467D" w:rsidRDefault="00E2467D" w:rsidP="00E2467D">
      <w:r>
        <w:t>Even a feature that is not yet active can be fully designed.</w:t>
      </w:r>
    </w:p>
    <w:p w:rsidR="00E2467D" w:rsidRDefault="00E2467D" w:rsidP="00E2467D"/>
    <w:p w:rsidR="00E2467D" w:rsidRDefault="00E2467D" w:rsidP="00E2467D">
      <w:r>
        <w:t>Example:</w:t>
      </w:r>
    </w:p>
    <w:p w:rsidR="00E2467D" w:rsidRDefault="00E2467D" w:rsidP="00E2467D"/>
    <w:p w:rsidR="00E2467D" w:rsidRDefault="00E2467D" w:rsidP="00E2467D">
      <w:r>
        <w:t xml:space="preserve">**Quality prediction**  </w:t>
      </w:r>
    </w:p>
    <w:p w:rsidR="00E2467D" w:rsidRDefault="00E2467D" w:rsidP="00E2467D">
      <w:r>
        <w:t>Status: Not yet activated</w:t>
      </w:r>
    </w:p>
    <w:p w:rsidR="00E2467D" w:rsidRDefault="00E2467D" w:rsidP="00E2467D"/>
    <w:p w:rsidR="00E2467D" w:rsidRDefault="00E2467D" w:rsidP="00E2467D">
      <w:r>
        <w:t xml:space="preserve">Required for activation:  </w:t>
      </w:r>
    </w:p>
    <w:p w:rsidR="00E2467D" w:rsidRDefault="00E2467D" w:rsidP="00E2467D">
      <w:r>
        <w:t xml:space="preserve">1. Connect quality data source  </w:t>
      </w:r>
    </w:p>
    <w:p w:rsidR="00E2467D" w:rsidRDefault="00E2467D" w:rsidP="00E2467D">
      <w:r>
        <w:t xml:space="preserve">2. Link quality value to production timestamp  </w:t>
      </w:r>
    </w:p>
    <w:p w:rsidR="00E2467D" w:rsidRDefault="00E2467D" w:rsidP="00E2467D">
      <w:r>
        <w:t xml:space="preserve">3. Collect at least 30 days of data  </w:t>
      </w:r>
    </w:p>
    <w:p w:rsidR="00E2467D" w:rsidRDefault="00E2467D" w:rsidP="00E2467D">
      <w:r>
        <w:t>4. Validate model</w:t>
      </w:r>
    </w:p>
    <w:p w:rsidR="00E2467D" w:rsidRDefault="00E2467D" w:rsidP="00E2467D"/>
    <w:p w:rsidR="00E2467D" w:rsidRDefault="00E2467D" w:rsidP="00E2467D">
      <w:r>
        <w:t>The user can click “Start connection.”</w:t>
      </w:r>
    </w:p>
    <w:p w:rsidR="00E2467D" w:rsidRDefault="00E2467D" w:rsidP="00E2467D"/>
    <w:p w:rsidR="00E2467D" w:rsidRDefault="00E2467D" w:rsidP="00E2467D">
      <w:r>
        <w:t>Then a setup wizard opens.</w:t>
      </w:r>
    </w:p>
    <w:p w:rsidR="00E2467D" w:rsidRDefault="00E2467D" w:rsidP="00E2467D"/>
    <w:p w:rsidR="00E2467D" w:rsidRDefault="00E2467D" w:rsidP="00E2467D">
      <w:r>
        <w:t>---</w:t>
      </w:r>
    </w:p>
    <w:p w:rsidR="00E2467D" w:rsidRDefault="00E2467D" w:rsidP="00E2467D"/>
    <w:p w:rsidR="00E2467D" w:rsidRDefault="00E2467D" w:rsidP="00E2467D">
      <w:r>
        <w:t>**11. Setup wizard for new data sources**</w:t>
      </w:r>
    </w:p>
    <w:p w:rsidR="00E2467D" w:rsidRDefault="00E2467D" w:rsidP="00E2467D"/>
    <w:p w:rsidR="00E2467D" w:rsidRDefault="00E2467D" w:rsidP="00E2467D">
      <w:r>
        <w:t>Every missing data source should be connected via a guided process.</w:t>
      </w:r>
    </w:p>
    <w:p w:rsidR="00E2467D" w:rsidRDefault="00E2467D" w:rsidP="00E2467D"/>
    <w:p w:rsidR="00E2467D" w:rsidRDefault="00E2467D" w:rsidP="00E2467D">
      <w:r>
        <w:t>Example quality data:</w:t>
      </w:r>
    </w:p>
    <w:p w:rsidR="00E2467D" w:rsidRDefault="00E2467D" w:rsidP="00E2467D"/>
    <w:p w:rsidR="00E2467D" w:rsidRDefault="00E2467D" w:rsidP="00E2467D">
      <w:r>
        <w:t xml:space="preserve">**Step 1:** Select source.  </w:t>
      </w:r>
    </w:p>
    <w:p w:rsidR="00E2467D" w:rsidRDefault="00E2467D" w:rsidP="00E2467D">
      <w:r>
        <w:t>SQL. Excel. CSV. API. Manual entry. Lab software.</w:t>
      </w:r>
    </w:p>
    <w:p w:rsidR="00E2467D" w:rsidRDefault="00E2467D" w:rsidP="00E2467D"/>
    <w:p w:rsidR="00E2467D" w:rsidRDefault="00E2467D" w:rsidP="00E2467D">
      <w:r>
        <w:t xml:space="preserve">**Step 2:** Map fields.  </w:t>
      </w:r>
    </w:p>
    <w:p w:rsidR="00E2467D" w:rsidRDefault="00E2467D" w:rsidP="00E2467D">
      <w:r>
        <w:t>Production run. Machine. Timestamp. Material batch. Quality value. Approval status. Scrap.</w:t>
      </w:r>
    </w:p>
    <w:p w:rsidR="00E2467D" w:rsidRDefault="00E2467D" w:rsidP="00E2467D"/>
    <w:p w:rsidR="00E2467D" w:rsidRDefault="00E2467D" w:rsidP="00E2467D">
      <w:r>
        <w:t>**Step 3:** Data preview.</w:t>
      </w:r>
    </w:p>
    <w:p w:rsidR="00E2467D" w:rsidRDefault="00E2467D" w:rsidP="00E2467D"/>
    <w:p w:rsidR="00E2467D" w:rsidRDefault="00E2467D" w:rsidP="00E2467D">
      <w:r>
        <w:t>**Step 4:** Check data quality.</w:t>
      </w:r>
    </w:p>
    <w:p w:rsidR="00E2467D" w:rsidRDefault="00E2467D" w:rsidP="00E2467D"/>
    <w:p w:rsidR="00E2467D" w:rsidRDefault="00E2467D" w:rsidP="00E2467D">
      <w:r>
        <w:lastRenderedPageBreak/>
        <w:t>**Step 5:** Import historical data.</w:t>
      </w:r>
    </w:p>
    <w:p w:rsidR="00E2467D" w:rsidRDefault="00E2467D" w:rsidP="00E2467D"/>
    <w:p w:rsidR="00E2467D" w:rsidRDefault="00E2467D" w:rsidP="00E2467D">
      <w:r>
        <w:t>**Step 6:** Activate feature.</w:t>
      </w:r>
    </w:p>
    <w:p w:rsidR="00E2467D" w:rsidRDefault="00E2467D" w:rsidP="00E2467D"/>
    <w:p w:rsidR="00E2467D" w:rsidRDefault="00E2467D" w:rsidP="00E2467D">
      <w:r>
        <w:t>---</w:t>
      </w:r>
    </w:p>
    <w:p w:rsidR="00E2467D" w:rsidRDefault="00E2467D" w:rsidP="00E2467D"/>
    <w:p w:rsidR="00E2467D" w:rsidRDefault="00E2467D" w:rsidP="00E2467D">
      <w:r>
        <w:t>**12. Data model in the backend**</w:t>
      </w:r>
    </w:p>
    <w:p w:rsidR="00E2467D" w:rsidRDefault="00E2467D" w:rsidP="00E2467D"/>
    <w:p w:rsidR="00E2467D" w:rsidRDefault="00E2467D" w:rsidP="00E2467D">
      <w:r>
        <w:t>At least the following main tables or collections should exist:</w:t>
      </w:r>
    </w:p>
    <w:p w:rsidR="00E2467D" w:rsidRDefault="00E2467D" w:rsidP="00E2467D"/>
    <w:p w:rsidR="00E2467D" w:rsidRDefault="00E2467D" w:rsidP="00E2467D">
      <w:r>
        <w:t>- `companies`</w:t>
      </w:r>
    </w:p>
    <w:p w:rsidR="00E2467D" w:rsidRDefault="00E2467D" w:rsidP="00E2467D">
      <w:r>
        <w:t>- `sites`</w:t>
      </w:r>
    </w:p>
    <w:p w:rsidR="00E2467D" w:rsidRDefault="00E2467D" w:rsidP="00E2467D">
      <w:r>
        <w:t>- `</w:t>
      </w:r>
      <w:proofErr w:type="spellStart"/>
      <w:r>
        <w:t>production_lines</w:t>
      </w:r>
      <w:proofErr w:type="spellEnd"/>
      <w:r>
        <w:t>`</w:t>
      </w:r>
    </w:p>
    <w:p w:rsidR="00E2467D" w:rsidRDefault="00E2467D" w:rsidP="00E2467D">
      <w:r>
        <w:t>- `machines`</w:t>
      </w:r>
    </w:p>
    <w:p w:rsidR="00E2467D" w:rsidRDefault="00E2467D" w:rsidP="00E2467D">
      <w:r>
        <w:t>- `</w:t>
      </w:r>
      <w:proofErr w:type="spellStart"/>
      <w:r>
        <w:t>machine_components</w:t>
      </w:r>
      <w:proofErr w:type="spellEnd"/>
      <w:r>
        <w:t>`</w:t>
      </w:r>
    </w:p>
    <w:p w:rsidR="00E2467D" w:rsidRDefault="00E2467D" w:rsidP="00E2467D">
      <w:r>
        <w:t>- `sensors`</w:t>
      </w:r>
    </w:p>
    <w:p w:rsidR="00E2467D" w:rsidRDefault="00E2467D" w:rsidP="00E2467D">
      <w:r>
        <w:t>- `</w:t>
      </w:r>
      <w:proofErr w:type="spellStart"/>
      <w:r>
        <w:t>sensor_mappings</w:t>
      </w:r>
      <w:proofErr w:type="spellEnd"/>
      <w:r>
        <w:t>`</w:t>
      </w:r>
    </w:p>
    <w:p w:rsidR="00E2467D" w:rsidRDefault="00E2467D" w:rsidP="00E2467D">
      <w:r>
        <w:t>- `</w:t>
      </w:r>
      <w:proofErr w:type="spellStart"/>
      <w:r>
        <w:t>sensor_readings</w:t>
      </w:r>
      <w:proofErr w:type="spellEnd"/>
      <w:r>
        <w:t>`</w:t>
      </w:r>
    </w:p>
    <w:p w:rsidR="00E2467D" w:rsidRDefault="00E2467D" w:rsidP="00E2467D">
      <w:r>
        <w:t>- `</w:t>
      </w:r>
      <w:proofErr w:type="spellStart"/>
      <w:r>
        <w:t>machine_states</w:t>
      </w:r>
      <w:proofErr w:type="spellEnd"/>
      <w:r>
        <w:t>`</w:t>
      </w:r>
    </w:p>
    <w:p w:rsidR="00E2467D" w:rsidRDefault="00E2467D" w:rsidP="00E2467D">
      <w:r>
        <w:t>- `</w:t>
      </w:r>
      <w:proofErr w:type="spellStart"/>
      <w:r>
        <w:t>production_runs</w:t>
      </w:r>
      <w:proofErr w:type="spellEnd"/>
      <w:r>
        <w:t>`</w:t>
      </w:r>
    </w:p>
    <w:p w:rsidR="00E2467D" w:rsidRDefault="00E2467D" w:rsidP="00E2467D">
      <w:r>
        <w:t>- `materials`</w:t>
      </w:r>
    </w:p>
    <w:p w:rsidR="00E2467D" w:rsidRDefault="00E2467D" w:rsidP="00E2467D">
      <w:r>
        <w:t>- `</w:t>
      </w:r>
      <w:proofErr w:type="spellStart"/>
      <w:r>
        <w:t>material_batches</w:t>
      </w:r>
      <w:proofErr w:type="spellEnd"/>
      <w:r>
        <w:t>`</w:t>
      </w:r>
    </w:p>
    <w:p w:rsidR="00E2467D" w:rsidRDefault="00E2467D" w:rsidP="00E2467D">
      <w:r>
        <w:t>- `</w:t>
      </w:r>
      <w:proofErr w:type="spellStart"/>
      <w:r>
        <w:t>quality_results</w:t>
      </w:r>
      <w:proofErr w:type="spellEnd"/>
      <w:r>
        <w:t>`</w:t>
      </w:r>
    </w:p>
    <w:p w:rsidR="00E2467D" w:rsidRDefault="00E2467D" w:rsidP="00E2467D">
      <w:r>
        <w:t>- `</w:t>
      </w:r>
      <w:proofErr w:type="spellStart"/>
      <w:r>
        <w:t>maintenance_events</w:t>
      </w:r>
      <w:proofErr w:type="spellEnd"/>
      <w:r>
        <w:t>`</w:t>
      </w:r>
    </w:p>
    <w:p w:rsidR="00E2467D" w:rsidRDefault="00E2467D" w:rsidP="00E2467D">
      <w:r>
        <w:t>- `alarms`</w:t>
      </w:r>
    </w:p>
    <w:p w:rsidR="00E2467D" w:rsidRDefault="00E2467D" w:rsidP="00E2467D">
      <w:r>
        <w:t>- `</w:t>
      </w:r>
      <w:proofErr w:type="spellStart"/>
      <w:r>
        <w:t>operator_events</w:t>
      </w:r>
      <w:proofErr w:type="spellEnd"/>
      <w:r>
        <w:t>`</w:t>
      </w:r>
    </w:p>
    <w:p w:rsidR="00E2467D" w:rsidRDefault="00E2467D" w:rsidP="00E2467D">
      <w:r>
        <w:t>- `</w:t>
      </w:r>
      <w:proofErr w:type="spellStart"/>
      <w:r>
        <w:t>data_sources</w:t>
      </w:r>
      <w:proofErr w:type="spellEnd"/>
      <w:r>
        <w:t>`</w:t>
      </w:r>
    </w:p>
    <w:p w:rsidR="00E2467D" w:rsidRDefault="00E2467D" w:rsidP="00E2467D">
      <w:r>
        <w:t>- `</w:t>
      </w:r>
      <w:proofErr w:type="spellStart"/>
      <w:r>
        <w:t>data_source_health</w:t>
      </w:r>
      <w:proofErr w:type="spellEnd"/>
      <w:r>
        <w:t>`</w:t>
      </w:r>
    </w:p>
    <w:p w:rsidR="00E2467D" w:rsidRDefault="00E2467D" w:rsidP="00E2467D">
      <w:r>
        <w:t>- `</w:t>
      </w:r>
      <w:proofErr w:type="spellStart"/>
      <w:r>
        <w:t>feature_capabilities</w:t>
      </w:r>
      <w:proofErr w:type="spellEnd"/>
      <w:r>
        <w:t>`</w:t>
      </w:r>
    </w:p>
    <w:p w:rsidR="00E2467D" w:rsidRDefault="00E2467D" w:rsidP="00E2467D">
      <w:r>
        <w:lastRenderedPageBreak/>
        <w:t>- `</w:t>
      </w:r>
      <w:proofErr w:type="spellStart"/>
      <w:r>
        <w:t>feature_status</w:t>
      </w:r>
      <w:proofErr w:type="spellEnd"/>
      <w:r>
        <w:t>`</w:t>
      </w:r>
    </w:p>
    <w:p w:rsidR="00E2467D" w:rsidRDefault="00E2467D" w:rsidP="00E2467D">
      <w:r>
        <w:t>- `</w:t>
      </w:r>
      <w:proofErr w:type="spellStart"/>
      <w:r>
        <w:t>integration_progress</w:t>
      </w:r>
      <w:proofErr w:type="spellEnd"/>
      <w:r>
        <w:t>`</w:t>
      </w:r>
    </w:p>
    <w:p w:rsidR="00E2467D" w:rsidRDefault="00E2467D" w:rsidP="00E2467D">
      <w:r>
        <w:t>- `</w:t>
      </w:r>
      <w:proofErr w:type="spellStart"/>
      <w:r>
        <w:t>model_versions</w:t>
      </w:r>
      <w:proofErr w:type="spellEnd"/>
      <w:r>
        <w:t>`</w:t>
      </w:r>
    </w:p>
    <w:p w:rsidR="00E2467D" w:rsidRDefault="00E2467D" w:rsidP="00E2467D">
      <w:r>
        <w:t>- `</w:t>
      </w:r>
      <w:proofErr w:type="spellStart"/>
      <w:r>
        <w:t>model_predictions</w:t>
      </w:r>
      <w:proofErr w:type="spellEnd"/>
      <w:r>
        <w:t>`</w:t>
      </w:r>
    </w:p>
    <w:p w:rsidR="00E2467D" w:rsidRDefault="00E2467D" w:rsidP="00E2467D">
      <w:r>
        <w:t>- `</w:t>
      </w:r>
      <w:proofErr w:type="spellStart"/>
      <w:r>
        <w:t>prediction_feedback</w:t>
      </w:r>
      <w:proofErr w:type="spellEnd"/>
      <w:r>
        <w:t>`</w:t>
      </w:r>
    </w:p>
    <w:p w:rsidR="00E2467D" w:rsidRDefault="00E2467D" w:rsidP="00E2467D">
      <w:r>
        <w:t>- `tickets`</w:t>
      </w:r>
    </w:p>
    <w:p w:rsidR="00E2467D" w:rsidRDefault="00E2467D" w:rsidP="00E2467D">
      <w:r>
        <w:t>- `users`</w:t>
      </w:r>
    </w:p>
    <w:p w:rsidR="00E2467D" w:rsidRDefault="00E2467D" w:rsidP="00E2467D">
      <w:r>
        <w:t>- `roles`</w:t>
      </w:r>
    </w:p>
    <w:p w:rsidR="00E2467D" w:rsidRDefault="00E2467D" w:rsidP="00E2467D">
      <w:r>
        <w:t>- `</w:t>
      </w:r>
      <w:proofErr w:type="spellStart"/>
      <w:r>
        <w:t>audit_logs</w:t>
      </w:r>
      <w:proofErr w:type="spellEnd"/>
      <w:r>
        <w:t>`</w:t>
      </w:r>
    </w:p>
    <w:p w:rsidR="00E2467D" w:rsidRDefault="00E2467D" w:rsidP="00E2467D"/>
    <w:p w:rsidR="00E2467D" w:rsidRDefault="00E2467D" w:rsidP="00E2467D">
      <w:r>
        <w:t>---</w:t>
      </w:r>
    </w:p>
    <w:p w:rsidR="00E2467D" w:rsidRDefault="00E2467D" w:rsidP="00E2467D"/>
    <w:p w:rsidR="00E2467D" w:rsidRDefault="00E2467D" w:rsidP="00E2467D">
      <w:r>
        <w:t>**13. Central linking via time and production run**</w:t>
      </w:r>
    </w:p>
    <w:p w:rsidR="00E2467D" w:rsidRDefault="00E2467D" w:rsidP="00E2467D"/>
    <w:p w:rsidR="00E2467D" w:rsidRDefault="00E2467D" w:rsidP="00E2467D">
      <w:r>
        <w:t>All data must be brought onto the same timeline.</w:t>
      </w:r>
    </w:p>
    <w:p w:rsidR="00E2467D" w:rsidRDefault="00E2467D" w:rsidP="00E2467D"/>
    <w:p w:rsidR="00E2467D" w:rsidRDefault="00E2467D" w:rsidP="00E2467D">
      <w:r>
        <w:t>Every record should preferably have these fields:</w:t>
      </w:r>
    </w:p>
    <w:p w:rsidR="00E2467D" w:rsidRDefault="00E2467D" w:rsidP="00E2467D"/>
    <w:p w:rsidR="00E2467D" w:rsidRDefault="00E2467D" w:rsidP="00E2467D">
      <w:r>
        <w:t>- `</w:t>
      </w:r>
      <w:proofErr w:type="spellStart"/>
      <w:r>
        <w:t>company_id</w:t>
      </w:r>
      <w:proofErr w:type="spellEnd"/>
      <w:r>
        <w:t>`</w:t>
      </w:r>
    </w:p>
    <w:p w:rsidR="00E2467D" w:rsidRDefault="00E2467D" w:rsidP="00E2467D">
      <w:r>
        <w:t>- `</w:t>
      </w:r>
      <w:proofErr w:type="spellStart"/>
      <w:r>
        <w:t>site_id</w:t>
      </w:r>
      <w:proofErr w:type="spellEnd"/>
      <w:r>
        <w:t>`</w:t>
      </w:r>
    </w:p>
    <w:p w:rsidR="00E2467D" w:rsidRDefault="00E2467D" w:rsidP="00E2467D">
      <w:r>
        <w:t>- `</w:t>
      </w:r>
      <w:proofErr w:type="spellStart"/>
      <w:r>
        <w:t>line_id</w:t>
      </w:r>
      <w:proofErr w:type="spellEnd"/>
      <w:r>
        <w:t>`</w:t>
      </w:r>
    </w:p>
    <w:p w:rsidR="00E2467D" w:rsidRDefault="00E2467D" w:rsidP="00E2467D">
      <w:r>
        <w:t>- `</w:t>
      </w:r>
      <w:proofErr w:type="spellStart"/>
      <w:r>
        <w:t>machine_id</w:t>
      </w:r>
      <w:proofErr w:type="spellEnd"/>
      <w:r>
        <w:t>`</w:t>
      </w:r>
    </w:p>
    <w:p w:rsidR="00E2467D" w:rsidRDefault="00E2467D" w:rsidP="00E2467D">
      <w:r>
        <w:t>- `</w:t>
      </w:r>
      <w:proofErr w:type="spellStart"/>
      <w:r>
        <w:t>production_run_id</w:t>
      </w:r>
      <w:proofErr w:type="spellEnd"/>
      <w:r>
        <w:t>`</w:t>
      </w:r>
    </w:p>
    <w:p w:rsidR="00E2467D" w:rsidRDefault="00E2467D" w:rsidP="00E2467D">
      <w:r>
        <w:t>- `</w:t>
      </w:r>
      <w:proofErr w:type="spellStart"/>
      <w:r>
        <w:t>material_id</w:t>
      </w:r>
      <w:proofErr w:type="spellEnd"/>
      <w:r>
        <w:t>`</w:t>
      </w:r>
    </w:p>
    <w:p w:rsidR="00E2467D" w:rsidRDefault="00E2467D" w:rsidP="00E2467D">
      <w:r>
        <w:t>- `</w:t>
      </w:r>
      <w:proofErr w:type="spellStart"/>
      <w:r>
        <w:t>material_batch_id</w:t>
      </w:r>
      <w:proofErr w:type="spellEnd"/>
      <w:r>
        <w:t>`</w:t>
      </w:r>
    </w:p>
    <w:p w:rsidR="00E2467D" w:rsidRDefault="00E2467D" w:rsidP="00E2467D">
      <w:r>
        <w:t>- `timestamp`</w:t>
      </w:r>
    </w:p>
    <w:p w:rsidR="00E2467D" w:rsidRDefault="00E2467D" w:rsidP="00E2467D">
      <w:r>
        <w:t>- `</w:t>
      </w:r>
      <w:proofErr w:type="spellStart"/>
      <w:r>
        <w:t>source_id</w:t>
      </w:r>
      <w:proofErr w:type="spellEnd"/>
      <w:r>
        <w:t>`</w:t>
      </w:r>
    </w:p>
    <w:p w:rsidR="00E2467D" w:rsidRDefault="00E2467D" w:rsidP="00E2467D"/>
    <w:p w:rsidR="00E2467D" w:rsidRDefault="00E2467D" w:rsidP="00E2467D">
      <w:r>
        <w:t>Only then can you later say:</w:t>
      </w:r>
    </w:p>
    <w:p w:rsidR="00E2467D" w:rsidRDefault="00E2467D" w:rsidP="00E2467D"/>
    <w:p w:rsidR="00E2467D" w:rsidRDefault="00E2467D" w:rsidP="00E2467D">
      <w:r>
        <w:t>This pressure fluctuation occurred with this material, on this machine, during this production run, and later led to this quality issue.</w:t>
      </w:r>
    </w:p>
    <w:p w:rsidR="00E2467D" w:rsidRDefault="00E2467D" w:rsidP="00E2467D"/>
    <w:p w:rsidR="00E2467D" w:rsidRDefault="00E2467D" w:rsidP="00E2467D">
      <w:r>
        <w:t>That is the real foundation for AI.</w:t>
      </w:r>
    </w:p>
    <w:p w:rsidR="00E2467D" w:rsidRDefault="00E2467D" w:rsidP="00E2467D"/>
    <w:p w:rsidR="00E2467D" w:rsidRDefault="00E2467D" w:rsidP="00E2467D">
      <w:r>
        <w:t>---</w:t>
      </w:r>
    </w:p>
    <w:p w:rsidR="00E2467D" w:rsidRDefault="00E2467D" w:rsidP="00E2467D"/>
    <w:p w:rsidR="00E2467D" w:rsidRDefault="00E2467D" w:rsidP="00E2467D">
      <w:r>
        <w:t>**14. Event Normalization Layer**</w:t>
      </w:r>
    </w:p>
    <w:p w:rsidR="00E2467D" w:rsidRDefault="00E2467D" w:rsidP="00E2467D"/>
    <w:p w:rsidR="00E2467D" w:rsidRDefault="00E2467D" w:rsidP="00E2467D">
      <w:r>
        <w:t>Because every machine uses different signal names, you need a translation layer.</w:t>
      </w:r>
    </w:p>
    <w:p w:rsidR="00E2467D" w:rsidRDefault="00E2467D" w:rsidP="00E2467D"/>
    <w:p w:rsidR="00E2467D" w:rsidRDefault="00E2467D" w:rsidP="00E2467D">
      <w:r>
        <w:t>Example:</w:t>
      </w:r>
    </w:p>
    <w:p w:rsidR="00E2467D" w:rsidRDefault="00E2467D" w:rsidP="00E2467D"/>
    <w:p w:rsidR="00E2467D" w:rsidRDefault="00E2467D" w:rsidP="00E2467D">
      <w:r>
        <w:t xml:space="preserve">`Temp_Zone_1`  </w:t>
      </w:r>
    </w:p>
    <w:p w:rsidR="00E2467D" w:rsidRDefault="00E2467D" w:rsidP="00E2467D">
      <w:r>
        <w:t xml:space="preserve">`Zone1Temp`  </w:t>
      </w:r>
    </w:p>
    <w:p w:rsidR="00E2467D" w:rsidRDefault="00E2467D" w:rsidP="00E2467D">
      <w:r>
        <w:t xml:space="preserve">`T_Z1`  </w:t>
      </w:r>
    </w:p>
    <w:p w:rsidR="00E2467D" w:rsidRDefault="00E2467D" w:rsidP="00E2467D">
      <w:r>
        <w:t>`HeatingZone01`</w:t>
      </w:r>
    </w:p>
    <w:p w:rsidR="00E2467D" w:rsidRDefault="00E2467D" w:rsidP="00E2467D"/>
    <w:p w:rsidR="00E2467D" w:rsidRDefault="00E2467D" w:rsidP="00E2467D">
      <w:proofErr w:type="gramStart"/>
      <w:r>
        <w:t>are</w:t>
      </w:r>
      <w:proofErr w:type="gramEnd"/>
      <w:r>
        <w:t xml:space="preserve"> all mapped to a canonical name:</w:t>
      </w:r>
    </w:p>
    <w:p w:rsidR="00E2467D" w:rsidRDefault="00E2467D" w:rsidP="00E2467D"/>
    <w:p w:rsidR="00E2467D" w:rsidRDefault="00E2467D" w:rsidP="00E2467D">
      <w:r>
        <w:t>`extruder.temperature.zone_1`</w:t>
      </w:r>
    </w:p>
    <w:p w:rsidR="00E2467D" w:rsidRDefault="00E2467D" w:rsidP="00E2467D"/>
    <w:p w:rsidR="00E2467D" w:rsidRDefault="00E2467D" w:rsidP="00E2467D">
      <w:r>
        <w:t>Likewise:</w:t>
      </w:r>
    </w:p>
    <w:p w:rsidR="00E2467D" w:rsidRDefault="00E2467D" w:rsidP="00E2467D"/>
    <w:p w:rsidR="00E2467D" w:rsidRDefault="00E2467D" w:rsidP="00E2467D">
      <w:r>
        <w:t>- `</w:t>
      </w:r>
      <w:proofErr w:type="spellStart"/>
      <w:r>
        <w:t>screw_speed</w:t>
      </w:r>
      <w:proofErr w:type="spellEnd"/>
      <w:r>
        <w:t>`</w:t>
      </w:r>
    </w:p>
    <w:p w:rsidR="00E2467D" w:rsidRDefault="00E2467D" w:rsidP="00E2467D">
      <w:r>
        <w:t>- `</w:t>
      </w:r>
      <w:proofErr w:type="spellStart"/>
      <w:r>
        <w:t>motor_load</w:t>
      </w:r>
      <w:proofErr w:type="spellEnd"/>
      <w:r>
        <w:t>`</w:t>
      </w:r>
    </w:p>
    <w:p w:rsidR="00E2467D" w:rsidRDefault="00E2467D" w:rsidP="00E2467D">
      <w:r>
        <w:t>- `</w:t>
      </w:r>
      <w:proofErr w:type="spellStart"/>
      <w:r>
        <w:t>melt_pressure</w:t>
      </w:r>
      <w:proofErr w:type="spellEnd"/>
      <w:r>
        <w:t>`</w:t>
      </w:r>
    </w:p>
    <w:p w:rsidR="00E2467D" w:rsidRDefault="00E2467D" w:rsidP="00E2467D">
      <w:r>
        <w:t>- `throughput`</w:t>
      </w:r>
    </w:p>
    <w:p w:rsidR="00E2467D" w:rsidRDefault="00E2467D" w:rsidP="00E2467D">
      <w:r>
        <w:lastRenderedPageBreak/>
        <w:t>- `</w:t>
      </w:r>
      <w:proofErr w:type="spellStart"/>
      <w:r>
        <w:t>material_flow</w:t>
      </w:r>
      <w:proofErr w:type="spellEnd"/>
      <w:r>
        <w:t>`</w:t>
      </w:r>
    </w:p>
    <w:p w:rsidR="00E2467D" w:rsidRDefault="00E2467D" w:rsidP="00E2467D"/>
    <w:p w:rsidR="00E2467D" w:rsidRDefault="00E2467D" w:rsidP="00E2467D">
      <w:r>
        <w:t>This prevents each model from working on only one machine.</w:t>
      </w:r>
    </w:p>
    <w:p w:rsidR="00E2467D" w:rsidRDefault="00E2467D" w:rsidP="00E2467D"/>
    <w:p w:rsidR="00E2467D" w:rsidRDefault="00E2467D" w:rsidP="00E2467D">
      <w:r>
        <w:t>---</w:t>
      </w:r>
    </w:p>
    <w:p w:rsidR="00E2467D" w:rsidRDefault="00E2467D" w:rsidP="00E2467D"/>
    <w:p w:rsidR="00E2467D" w:rsidRDefault="00E2467D" w:rsidP="00E2467D">
      <w:r>
        <w:t>**15. Data quality service**</w:t>
      </w:r>
    </w:p>
    <w:p w:rsidR="00E2467D" w:rsidRDefault="00E2467D" w:rsidP="00E2467D"/>
    <w:p w:rsidR="00E2467D" w:rsidRDefault="00E2467D" w:rsidP="00E2467D">
      <w:r>
        <w:t>A dedicated backend service should continuously check:</w:t>
      </w:r>
    </w:p>
    <w:p w:rsidR="00E2467D" w:rsidRDefault="00E2467D" w:rsidP="00E2467D"/>
    <w:p w:rsidR="00E2467D" w:rsidRDefault="00E2467D" w:rsidP="00E2467D">
      <w:r>
        <w:t>- Missing values</w:t>
      </w:r>
    </w:p>
    <w:p w:rsidR="00E2467D" w:rsidRDefault="00E2467D" w:rsidP="00E2467D">
      <w:r>
        <w:t>- Constant values</w:t>
      </w:r>
    </w:p>
    <w:p w:rsidR="00E2467D" w:rsidRDefault="00E2467D" w:rsidP="00E2467D">
      <w:r>
        <w:t>- Unrealistic jumps</w:t>
      </w:r>
    </w:p>
    <w:p w:rsidR="00E2467D" w:rsidRDefault="00E2467D" w:rsidP="00E2467D">
      <w:r>
        <w:t>- Time gaps</w:t>
      </w:r>
    </w:p>
    <w:p w:rsidR="00E2467D" w:rsidRDefault="00E2467D" w:rsidP="00E2467D">
      <w:r>
        <w:t>- Delayed data</w:t>
      </w:r>
    </w:p>
    <w:p w:rsidR="00E2467D" w:rsidRDefault="00E2467D" w:rsidP="00E2467D">
      <w:r>
        <w:t>- Duplicate records</w:t>
      </w:r>
    </w:p>
    <w:p w:rsidR="00E2467D" w:rsidRDefault="00E2467D" w:rsidP="00E2467D">
      <w:r>
        <w:t>- Sensor offline</w:t>
      </w:r>
    </w:p>
    <w:p w:rsidR="00E2467D" w:rsidRDefault="00E2467D" w:rsidP="00E2467D">
      <w:r>
        <w:t>- Unit errors</w:t>
      </w:r>
    </w:p>
    <w:p w:rsidR="00E2467D" w:rsidRDefault="00E2467D" w:rsidP="00E2467D"/>
    <w:p w:rsidR="00E2467D" w:rsidRDefault="00E2467D" w:rsidP="00E2467D">
      <w:r>
        <w:t>The service calculates per data source:</w:t>
      </w:r>
    </w:p>
    <w:p w:rsidR="00E2467D" w:rsidRDefault="00E2467D" w:rsidP="00E2467D"/>
    <w:p w:rsidR="00E2467D" w:rsidRDefault="00E2467D" w:rsidP="00E2467D">
      <w:r>
        <w:t>- `completeness`</w:t>
      </w:r>
    </w:p>
    <w:p w:rsidR="00E2467D" w:rsidRDefault="00E2467D" w:rsidP="00E2467D">
      <w:r>
        <w:t>- `freshness`</w:t>
      </w:r>
    </w:p>
    <w:p w:rsidR="00E2467D" w:rsidRDefault="00E2467D" w:rsidP="00E2467D">
      <w:r>
        <w:t>- `consistency`</w:t>
      </w:r>
    </w:p>
    <w:p w:rsidR="00E2467D" w:rsidRDefault="00E2467D" w:rsidP="00E2467D">
      <w:r>
        <w:t>- `validity`</w:t>
      </w:r>
    </w:p>
    <w:p w:rsidR="00E2467D" w:rsidRDefault="00E2467D" w:rsidP="00E2467D">
      <w:r>
        <w:t>- `availability`</w:t>
      </w:r>
    </w:p>
    <w:p w:rsidR="00E2467D" w:rsidRDefault="00E2467D" w:rsidP="00E2467D"/>
    <w:p w:rsidR="00E2467D" w:rsidRDefault="00E2467D" w:rsidP="00E2467D">
      <w:r>
        <w:t>From that, the data quality score is derived.</w:t>
      </w:r>
    </w:p>
    <w:p w:rsidR="00E2467D" w:rsidRDefault="00E2467D" w:rsidP="00E2467D"/>
    <w:p w:rsidR="00E2467D" w:rsidRDefault="00E2467D" w:rsidP="00E2467D">
      <w:r>
        <w:lastRenderedPageBreak/>
        <w:t>---</w:t>
      </w:r>
    </w:p>
    <w:p w:rsidR="00E2467D" w:rsidRDefault="00E2467D" w:rsidP="00E2467D"/>
    <w:p w:rsidR="00E2467D" w:rsidRDefault="00E2467D" w:rsidP="00E2467D">
      <w:r>
        <w:t>**16. Capability Engine**</w:t>
      </w:r>
    </w:p>
    <w:p w:rsidR="00E2467D" w:rsidRDefault="00E2467D" w:rsidP="00E2467D"/>
    <w:p w:rsidR="00E2467D" w:rsidRDefault="00E2467D" w:rsidP="00E2467D">
      <w:r>
        <w:t>This is the central logic behind the interface.</w:t>
      </w:r>
    </w:p>
    <w:p w:rsidR="00E2467D" w:rsidRDefault="00E2467D" w:rsidP="00E2467D"/>
    <w:p w:rsidR="00E2467D" w:rsidRDefault="00E2467D" w:rsidP="00E2467D">
      <w:r>
        <w:t>The service regularly checks:</w:t>
      </w:r>
    </w:p>
    <w:p w:rsidR="00E2467D" w:rsidRDefault="00E2467D" w:rsidP="00E2467D"/>
    <w:p w:rsidR="00E2467D" w:rsidRDefault="00E2467D" w:rsidP="00E2467D">
      <w:r>
        <w:t>- Which data sources are active?</w:t>
      </w:r>
    </w:p>
    <w:p w:rsidR="00E2467D" w:rsidRDefault="00E2467D" w:rsidP="00E2467D">
      <w:r>
        <w:t>- What data quality is available?</w:t>
      </w:r>
    </w:p>
    <w:p w:rsidR="00E2467D" w:rsidRDefault="00E2467D" w:rsidP="00E2467D">
      <w:r>
        <w:t>- How much history exists?</w:t>
      </w:r>
    </w:p>
    <w:p w:rsidR="00E2467D" w:rsidRDefault="00E2467D" w:rsidP="00E2467D">
      <w:r>
        <w:t>- Are there enough events?</w:t>
      </w:r>
    </w:p>
    <w:p w:rsidR="00E2467D" w:rsidRDefault="00E2467D" w:rsidP="00E2467D">
      <w:r>
        <w:t>- Does a validated model exist?</w:t>
      </w:r>
    </w:p>
    <w:p w:rsidR="00E2467D" w:rsidRDefault="00E2467D" w:rsidP="00E2467D"/>
    <w:p w:rsidR="00E2467D" w:rsidRDefault="00E2467D" w:rsidP="00E2467D">
      <w:r>
        <w:t>Then it sets the status of each feature.</w:t>
      </w:r>
    </w:p>
    <w:p w:rsidR="00E2467D" w:rsidRDefault="00E2467D" w:rsidP="00E2467D"/>
    <w:p w:rsidR="00E2467D" w:rsidRDefault="00E2467D" w:rsidP="00E2467D">
      <w:r>
        <w:t>Pseudo-code:</w:t>
      </w:r>
    </w:p>
    <w:p w:rsidR="00E2467D" w:rsidRDefault="00E2467D" w:rsidP="00E2467D"/>
    <w:p w:rsidR="00E2467D" w:rsidRDefault="00E2467D" w:rsidP="00E2467D">
      <w:r>
        <w:t>```python</w:t>
      </w:r>
    </w:p>
    <w:p w:rsidR="00E2467D" w:rsidRDefault="00E2467D" w:rsidP="00E2467D">
      <w:proofErr w:type="spellStart"/>
      <w:proofErr w:type="gramStart"/>
      <w:r>
        <w:t>def</w:t>
      </w:r>
      <w:proofErr w:type="spellEnd"/>
      <w:proofErr w:type="gramEnd"/>
      <w:r>
        <w:t xml:space="preserve"> </w:t>
      </w:r>
      <w:proofErr w:type="spellStart"/>
      <w:r>
        <w:t>evaluate_feature</w:t>
      </w:r>
      <w:proofErr w:type="spellEnd"/>
      <w:r>
        <w:t xml:space="preserve">(feature, </w:t>
      </w:r>
      <w:proofErr w:type="spellStart"/>
      <w:r>
        <w:t>company_id</w:t>
      </w:r>
      <w:proofErr w:type="spellEnd"/>
      <w:r>
        <w:t>):</w:t>
      </w:r>
    </w:p>
    <w:p w:rsidR="00E2467D" w:rsidRDefault="00E2467D" w:rsidP="00E2467D">
      <w:r>
        <w:t xml:space="preserve">    </w:t>
      </w:r>
      <w:proofErr w:type="gramStart"/>
      <w:r>
        <w:t>sources</w:t>
      </w:r>
      <w:proofErr w:type="gramEnd"/>
      <w:r>
        <w:t xml:space="preserve"> = </w:t>
      </w:r>
      <w:proofErr w:type="spellStart"/>
      <w:r>
        <w:t>get_connected_sources</w:t>
      </w:r>
      <w:proofErr w:type="spellEnd"/>
      <w:r>
        <w:t>(</w:t>
      </w:r>
      <w:proofErr w:type="spellStart"/>
      <w:r>
        <w:t>company_id</w:t>
      </w:r>
      <w:proofErr w:type="spellEnd"/>
      <w:r>
        <w:t>)</w:t>
      </w:r>
    </w:p>
    <w:p w:rsidR="00E2467D" w:rsidRDefault="00E2467D" w:rsidP="00E2467D"/>
    <w:p w:rsidR="00E2467D" w:rsidRDefault="00E2467D" w:rsidP="00E2467D">
      <w:r>
        <w:t xml:space="preserve">    </w:t>
      </w:r>
      <w:proofErr w:type="spellStart"/>
      <w:r>
        <w:t>missing_required</w:t>
      </w:r>
      <w:proofErr w:type="spellEnd"/>
      <w:r>
        <w:t xml:space="preserve"> = [</w:t>
      </w:r>
    </w:p>
    <w:p w:rsidR="00E2467D" w:rsidRDefault="00E2467D" w:rsidP="00E2467D">
      <w:r>
        <w:t xml:space="preserve">        </w:t>
      </w:r>
      <w:proofErr w:type="gramStart"/>
      <w:r>
        <w:t>source</w:t>
      </w:r>
      <w:proofErr w:type="gramEnd"/>
    </w:p>
    <w:p w:rsidR="00E2467D" w:rsidRDefault="00E2467D" w:rsidP="00E2467D">
      <w:r>
        <w:t xml:space="preserve">        </w:t>
      </w:r>
      <w:proofErr w:type="gramStart"/>
      <w:r>
        <w:t>for</w:t>
      </w:r>
      <w:proofErr w:type="gramEnd"/>
      <w:r>
        <w:t xml:space="preserve"> source in </w:t>
      </w:r>
      <w:proofErr w:type="spellStart"/>
      <w:r>
        <w:t>feature.required_sources</w:t>
      </w:r>
      <w:proofErr w:type="spellEnd"/>
    </w:p>
    <w:p w:rsidR="00E2467D" w:rsidRDefault="00E2467D" w:rsidP="00E2467D">
      <w:r>
        <w:t xml:space="preserve">        </w:t>
      </w:r>
      <w:proofErr w:type="gramStart"/>
      <w:r>
        <w:t>if</w:t>
      </w:r>
      <w:proofErr w:type="gramEnd"/>
      <w:r>
        <w:t xml:space="preserve"> source not in sources</w:t>
      </w:r>
    </w:p>
    <w:p w:rsidR="00E2467D" w:rsidRDefault="00E2467D" w:rsidP="00E2467D">
      <w:r>
        <w:t xml:space="preserve">    ]</w:t>
      </w:r>
    </w:p>
    <w:p w:rsidR="00E2467D" w:rsidRDefault="00E2467D" w:rsidP="00E2467D"/>
    <w:p w:rsidR="00E2467D" w:rsidRDefault="00E2467D" w:rsidP="00E2467D">
      <w:r>
        <w:t xml:space="preserve">    </w:t>
      </w:r>
      <w:proofErr w:type="gramStart"/>
      <w:r>
        <w:t>if</w:t>
      </w:r>
      <w:proofErr w:type="gramEnd"/>
      <w:r>
        <w:t xml:space="preserve"> </w:t>
      </w:r>
      <w:proofErr w:type="spellStart"/>
      <w:r>
        <w:t>missing_required</w:t>
      </w:r>
      <w:proofErr w:type="spellEnd"/>
      <w:r>
        <w:t>:</w:t>
      </w:r>
    </w:p>
    <w:p w:rsidR="00E2467D" w:rsidRDefault="00E2467D" w:rsidP="00E2467D">
      <w:r>
        <w:lastRenderedPageBreak/>
        <w:t xml:space="preserve">        </w:t>
      </w:r>
      <w:proofErr w:type="gramStart"/>
      <w:r>
        <w:t>return</w:t>
      </w:r>
      <w:proofErr w:type="gramEnd"/>
      <w:r>
        <w:t xml:space="preserve"> {</w:t>
      </w:r>
    </w:p>
    <w:p w:rsidR="00E2467D" w:rsidRDefault="00E2467D" w:rsidP="00E2467D">
      <w:r>
        <w:t xml:space="preserve">            "</w:t>
      </w:r>
      <w:proofErr w:type="gramStart"/>
      <w:r>
        <w:t>status</w:t>
      </w:r>
      <w:proofErr w:type="gramEnd"/>
      <w:r>
        <w:t>": "LOCKED",</w:t>
      </w:r>
    </w:p>
    <w:p w:rsidR="00E2467D" w:rsidRDefault="00E2467D" w:rsidP="00E2467D">
      <w:r>
        <w:t xml:space="preserve">            "</w:t>
      </w:r>
      <w:proofErr w:type="spellStart"/>
      <w:r>
        <w:t>missing_sources</w:t>
      </w:r>
      <w:proofErr w:type="spellEnd"/>
      <w:r>
        <w:t xml:space="preserve">": </w:t>
      </w:r>
      <w:proofErr w:type="spellStart"/>
      <w:r>
        <w:t>missing_required</w:t>
      </w:r>
      <w:proofErr w:type="spellEnd"/>
    </w:p>
    <w:p w:rsidR="00E2467D" w:rsidRDefault="00E2467D" w:rsidP="00E2467D">
      <w:r>
        <w:t xml:space="preserve">        }</w:t>
      </w:r>
    </w:p>
    <w:p w:rsidR="00E2467D" w:rsidRDefault="00E2467D" w:rsidP="00E2467D"/>
    <w:p w:rsidR="00E2467D" w:rsidRDefault="00E2467D" w:rsidP="00E2467D">
      <w:r>
        <w:t xml:space="preserve">    </w:t>
      </w:r>
      <w:proofErr w:type="spellStart"/>
      <w:r>
        <w:t>history_days</w:t>
      </w:r>
      <w:proofErr w:type="spellEnd"/>
      <w:r>
        <w:t xml:space="preserve"> = </w:t>
      </w:r>
      <w:proofErr w:type="spellStart"/>
      <w:r>
        <w:t>calculate_history_</w:t>
      </w:r>
      <w:proofErr w:type="gramStart"/>
      <w:r>
        <w:t>days</w:t>
      </w:r>
      <w:proofErr w:type="spellEnd"/>
      <w:r>
        <w:t>(</w:t>
      </w:r>
      <w:proofErr w:type="gramEnd"/>
      <w:r>
        <w:t xml:space="preserve">feature, </w:t>
      </w:r>
      <w:proofErr w:type="spellStart"/>
      <w:r>
        <w:t>company_id</w:t>
      </w:r>
      <w:proofErr w:type="spellEnd"/>
      <w:r>
        <w:t>)</w:t>
      </w:r>
    </w:p>
    <w:p w:rsidR="00E2467D" w:rsidRDefault="00E2467D" w:rsidP="00E2467D"/>
    <w:p w:rsidR="00E2467D" w:rsidRDefault="00E2467D" w:rsidP="00E2467D">
      <w:r>
        <w:t xml:space="preserve">    </w:t>
      </w:r>
      <w:proofErr w:type="gramStart"/>
      <w:r>
        <w:t>if</w:t>
      </w:r>
      <w:proofErr w:type="gramEnd"/>
      <w:r>
        <w:t xml:space="preserve"> </w:t>
      </w:r>
      <w:proofErr w:type="spellStart"/>
      <w:r>
        <w:t>history_days</w:t>
      </w:r>
      <w:proofErr w:type="spellEnd"/>
      <w:r>
        <w:t xml:space="preserve"> &lt; </w:t>
      </w:r>
      <w:proofErr w:type="spellStart"/>
      <w:r>
        <w:t>feature.minimum_history_days</w:t>
      </w:r>
      <w:proofErr w:type="spellEnd"/>
      <w:r>
        <w:t>:</w:t>
      </w:r>
    </w:p>
    <w:p w:rsidR="00E2467D" w:rsidRDefault="00E2467D" w:rsidP="00E2467D">
      <w:r>
        <w:t xml:space="preserve">        </w:t>
      </w:r>
      <w:proofErr w:type="gramStart"/>
      <w:r>
        <w:t>return</w:t>
      </w:r>
      <w:proofErr w:type="gramEnd"/>
      <w:r>
        <w:t xml:space="preserve"> {</w:t>
      </w:r>
    </w:p>
    <w:p w:rsidR="00E2467D" w:rsidRDefault="00E2467D" w:rsidP="00E2467D">
      <w:r>
        <w:t xml:space="preserve">            "</w:t>
      </w:r>
      <w:proofErr w:type="gramStart"/>
      <w:r>
        <w:t>status</w:t>
      </w:r>
      <w:proofErr w:type="gramEnd"/>
      <w:r>
        <w:t>": "COLLECTING_DATA",</w:t>
      </w:r>
    </w:p>
    <w:p w:rsidR="00E2467D" w:rsidRDefault="00E2467D" w:rsidP="00E2467D">
      <w:r>
        <w:t xml:space="preserve">            "</w:t>
      </w:r>
      <w:proofErr w:type="spellStart"/>
      <w:r>
        <w:t>history_days</w:t>
      </w:r>
      <w:proofErr w:type="spellEnd"/>
      <w:r>
        <w:t xml:space="preserve">": </w:t>
      </w:r>
      <w:proofErr w:type="spellStart"/>
      <w:r>
        <w:t>history_days</w:t>
      </w:r>
      <w:proofErr w:type="spellEnd"/>
      <w:r>
        <w:t>,</w:t>
      </w:r>
    </w:p>
    <w:p w:rsidR="00E2467D" w:rsidRDefault="00E2467D" w:rsidP="00E2467D">
      <w:r>
        <w:t xml:space="preserve">            "</w:t>
      </w:r>
      <w:proofErr w:type="spellStart"/>
      <w:r>
        <w:t>required_days</w:t>
      </w:r>
      <w:proofErr w:type="spellEnd"/>
      <w:r>
        <w:t xml:space="preserve">": </w:t>
      </w:r>
      <w:proofErr w:type="spellStart"/>
      <w:r>
        <w:t>feature.minimum_history_days</w:t>
      </w:r>
      <w:proofErr w:type="spellEnd"/>
    </w:p>
    <w:p w:rsidR="00E2467D" w:rsidRDefault="00E2467D" w:rsidP="00E2467D">
      <w:r>
        <w:t xml:space="preserve">        }</w:t>
      </w:r>
    </w:p>
    <w:p w:rsidR="00E2467D" w:rsidRDefault="00E2467D" w:rsidP="00E2467D"/>
    <w:p w:rsidR="00E2467D" w:rsidRDefault="00E2467D" w:rsidP="00E2467D">
      <w:r>
        <w:t xml:space="preserve">    </w:t>
      </w:r>
      <w:proofErr w:type="gramStart"/>
      <w:r>
        <w:t>model</w:t>
      </w:r>
      <w:proofErr w:type="gramEnd"/>
      <w:r>
        <w:t xml:space="preserve"> = </w:t>
      </w:r>
      <w:proofErr w:type="spellStart"/>
      <w:r>
        <w:t>get_latest_validated_model</w:t>
      </w:r>
      <w:proofErr w:type="spellEnd"/>
      <w:r>
        <w:t>(</w:t>
      </w:r>
      <w:proofErr w:type="spellStart"/>
      <w:r>
        <w:t>feature.key</w:t>
      </w:r>
      <w:proofErr w:type="spellEnd"/>
      <w:r>
        <w:t xml:space="preserve">, </w:t>
      </w:r>
      <w:proofErr w:type="spellStart"/>
      <w:r>
        <w:t>company_id</w:t>
      </w:r>
      <w:proofErr w:type="spellEnd"/>
      <w:r>
        <w:t>)</w:t>
      </w:r>
    </w:p>
    <w:p w:rsidR="00E2467D" w:rsidRDefault="00E2467D" w:rsidP="00E2467D"/>
    <w:p w:rsidR="00E2467D" w:rsidRDefault="00E2467D" w:rsidP="00E2467D">
      <w:r>
        <w:t xml:space="preserve">    </w:t>
      </w:r>
      <w:proofErr w:type="gramStart"/>
      <w:r>
        <w:t>if</w:t>
      </w:r>
      <w:proofErr w:type="gramEnd"/>
      <w:r>
        <w:t xml:space="preserve"> model is None:</w:t>
      </w:r>
    </w:p>
    <w:p w:rsidR="00E2467D" w:rsidRDefault="00E2467D" w:rsidP="00E2467D">
      <w:r>
        <w:t xml:space="preserve">        </w:t>
      </w:r>
      <w:proofErr w:type="gramStart"/>
      <w:r>
        <w:t>return</w:t>
      </w:r>
      <w:proofErr w:type="gramEnd"/>
      <w:r>
        <w:t xml:space="preserve"> {</w:t>
      </w:r>
    </w:p>
    <w:p w:rsidR="00E2467D" w:rsidRDefault="00E2467D" w:rsidP="00E2467D">
      <w:r>
        <w:t xml:space="preserve">            "</w:t>
      </w:r>
      <w:proofErr w:type="gramStart"/>
      <w:r>
        <w:t>status</w:t>
      </w:r>
      <w:proofErr w:type="gramEnd"/>
      <w:r>
        <w:t>": "TRAINING"</w:t>
      </w:r>
    </w:p>
    <w:p w:rsidR="00E2467D" w:rsidRDefault="00E2467D" w:rsidP="00E2467D">
      <w:r>
        <w:t xml:space="preserve">        }</w:t>
      </w:r>
    </w:p>
    <w:p w:rsidR="00E2467D" w:rsidRDefault="00E2467D" w:rsidP="00E2467D"/>
    <w:p w:rsidR="00E2467D" w:rsidRDefault="00E2467D" w:rsidP="00E2467D">
      <w:r>
        <w:t xml:space="preserve">    </w:t>
      </w:r>
      <w:proofErr w:type="gramStart"/>
      <w:r>
        <w:t>return</w:t>
      </w:r>
      <w:proofErr w:type="gramEnd"/>
      <w:r>
        <w:t xml:space="preserve"> {</w:t>
      </w:r>
    </w:p>
    <w:p w:rsidR="00E2467D" w:rsidRDefault="00E2467D" w:rsidP="00E2467D">
      <w:r>
        <w:t xml:space="preserve">        "</w:t>
      </w:r>
      <w:proofErr w:type="gramStart"/>
      <w:r>
        <w:t>status</w:t>
      </w:r>
      <w:proofErr w:type="gramEnd"/>
      <w:r>
        <w:t>": "ACTIVE",</w:t>
      </w:r>
    </w:p>
    <w:p w:rsidR="00E2467D" w:rsidRDefault="00E2467D" w:rsidP="00E2467D">
      <w:r>
        <w:t xml:space="preserve">        "</w:t>
      </w:r>
      <w:proofErr w:type="spellStart"/>
      <w:r>
        <w:t>model_id</w:t>
      </w:r>
      <w:proofErr w:type="spellEnd"/>
      <w:r>
        <w:t>": model.id</w:t>
      </w:r>
    </w:p>
    <w:p w:rsidR="00E2467D" w:rsidRDefault="00E2467D" w:rsidP="00E2467D">
      <w:r>
        <w:t xml:space="preserve">    }</w:t>
      </w:r>
    </w:p>
    <w:p w:rsidR="00E2467D" w:rsidRDefault="00E2467D" w:rsidP="00E2467D">
      <w:r>
        <w:t>```</w:t>
      </w:r>
    </w:p>
    <w:p w:rsidR="00E2467D" w:rsidRDefault="00E2467D" w:rsidP="00E2467D"/>
    <w:p w:rsidR="00E2467D" w:rsidRDefault="00E2467D" w:rsidP="00E2467D">
      <w:r>
        <w:t>---</w:t>
      </w:r>
    </w:p>
    <w:p w:rsidR="00E2467D" w:rsidRDefault="00E2467D" w:rsidP="00E2467D"/>
    <w:p w:rsidR="00E2467D" w:rsidRDefault="00E2467D" w:rsidP="00E2467D">
      <w:r>
        <w:lastRenderedPageBreak/>
        <w:t xml:space="preserve">**17. API for the </w:t>
      </w:r>
      <w:proofErr w:type="spellStart"/>
      <w:r>
        <w:t>Figma</w:t>
      </w:r>
      <w:proofErr w:type="spellEnd"/>
      <w:r>
        <w:t xml:space="preserve"> frontend**</w:t>
      </w:r>
    </w:p>
    <w:p w:rsidR="00E2467D" w:rsidRDefault="00E2467D" w:rsidP="00E2467D"/>
    <w:p w:rsidR="00E2467D" w:rsidRDefault="00E2467D" w:rsidP="00E2467D">
      <w:r>
        <w:t>The home page should preferably call only one central API:</w:t>
      </w:r>
    </w:p>
    <w:p w:rsidR="00E2467D" w:rsidRDefault="00E2467D" w:rsidP="00E2467D"/>
    <w:p w:rsidR="00E2467D" w:rsidRDefault="00E2467D" w:rsidP="00E2467D">
      <w:r>
        <w:t>`GET /</w:t>
      </w:r>
      <w:proofErr w:type="spellStart"/>
      <w:r>
        <w:t>api</w:t>
      </w:r>
      <w:proofErr w:type="spellEnd"/>
      <w:r>
        <w:t>/v1/operations-center/overview`</w:t>
      </w:r>
    </w:p>
    <w:p w:rsidR="00E2467D" w:rsidRDefault="00E2467D" w:rsidP="00E2467D"/>
    <w:p w:rsidR="00E2467D" w:rsidRDefault="00E2467D" w:rsidP="00E2467D">
      <w:r>
        <w:t>Example response:</w:t>
      </w:r>
    </w:p>
    <w:p w:rsidR="00E2467D" w:rsidRDefault="00E2467D" w:rsidP="00E2467D"/>
    <w:p w:rsidR="00E2467D" w:rsidRDefault="00E2467D" w:rsidP="00E2467D">
      <w:r>
        <w:t>```</w:t>
      </w:r>
      <w:proofErr w:type="spellStart"/>
      <w:r>
        <w:t>json</w:t>
      </w:r>
      <w:proofErr w:type="spellEnd"/>
    </w:p>
    <w:p w:rsidR="00E2467D" w:rsidRDefault="00E2467D" w:rsidP="00E2467D">
      <w:r>
        <w:t>{</w:t>
      </w:r>
    </w:p>
    <w:p w:rsidR="00E2467D" w:rsidRDefault="00E2467D" w:rsidP="00E2467D">
      <w:r>
        <w:t xml:space="preserve">  "</w:t>
      </w:r>
      <w:proofErr w:type="spellStart"/>
      <w:r>
        <w:t>plant_status</w:t>
      </w:r>
      <w:proofErr w:type="spellEnd"/>
      <w:r>
        <w:t>": "PRODUCTION",</w:t>
      </w:r>
    </w:p>
    <w:p w:rsidR="00E2467D" w:rsidRDefault="00E2467D" w:rsidP="00E2467D">
      <w:r>
        <w:t xml:space="preserve">  "</w:t>
      </w:r>
      <w:proofErr w:type="spellStart"/>
      <w:r>
        <w:t>digitalization_progress</w:t>
      </w:r>
      <w:proofErr w:type="spellEnd"/>
      <w:r>
        <w:t>": 38,</w:t>
      </w:r>
    </w:p>
    <w:p w:rsidR="00E2467D" w:rsidRDefault="00E2467D" w:rsidP="00E2467D">
      <w:r>
        <w:t xml:space="preserve">  "</w:t>
      </w:r>
      <w:proofErr w:type="spellStart"/>
      <w:r>
        <w:t>prediction_readiness</w:t>
      </w:r>
      <w:proofErr w:type="spellEnd"/>
      <w:r>
        <w:t>": 52,</w:t>
      </w:r>
    </w:p>
    <w:p w:rsidR="00E2467D" w:rsidRDefault="00E2467D" w:rsidP="00E2467D">
      <w:r>
        <w:t xml:space="preserve">  "</w:t>
      </w:r>
      <w:proofErr w:type="spellStart"/>
      <w:r>
        <w:t>connected_machines</w:t>
      </w:r>
      <w:proofErr w:type="spellEnd"/>
      <w:r>
        <w:t>": 1,</w:t>
      </w:r>
    </w:p>
    <w:p w:rsidR="00E2467D" w:rsidRDefault="00E2467D" w:rsidP="00E2467D">
      <w:r>
        <w:t xml:space="preserve">  "</w:t>
      </w:r>
      <w:proofErr w:type="spellStart"/>
      <w:r>
        <w:t>total_machines</w:t>
      </w:r>
      <w:proofErr w:type="spellEnd"/>
      <w:r>
        <w:t>": 20,</w:t>
      </w:r>
    </w:p>
    <w:p w:rsidR="00E2467D" w:rsidRDefault="00E2467D" w:rsidP="00E2467D">
      <w:r>
        <w:t xml:space="preserve">  "</w:t>
      </w:r>
      <w:proofErr w:type="spellStart"/>
      <w:r>
        <w:t>data_quality_score</w:t>
      </w:r>
      <w:proofErr w:type="spellEnd"/>
      <w:r>
        <w:t>": 87,</w:t>
      </w:r>
    </w:p>
    <w:p w:rsidR="00E2467D" w:rsidRDefault="00E2467D" w:rsidP="00E2467D">
      <w:r>
        <w:t xml:space="preserve">  "</w:t>
      </w:r>
      <w:proofErr w:type="spellStart"/>
      <w:r>
        <w:t>active_predictions</w:t>
      </w:r>
      <w:proofErr w:type="spellEnd"/>
      <w:r>
        <w:t>": 2,</w:t>
      </w:r>
    </w:p>
    <w:p w:rsidR="00E2467D" w:rsidRDefault="00E2467D" w:rsidP="00E2467D">
      <w:r>
        <w:t xml:space="preserve">  "</w:t>
      </w:r>
      <w:proofErr w:type="spellStart"/>
      <w:r>
        <w:t>active_alarms</w:t>
      </w:r>
      <w:proofErr w:type="spellEnd"/>
      <w:r>
        <w:t>": 1,</w:t>
      </w:r>
    </w:p>
    <w:p w:rsidR="00E2467D" w:rsidRDefault="00E2467D" w:rsidP="00E2467D">
      <w:r>
        <w:t xml:space="preserve">  "</w:t>
      </w:r>
      <w:proofErr w:type="gramStart"/>
      <w:r>
        <w:t>machines</w:t>
      </w:r>
      <w:proofErr w:type="gramEnd"/>
      <w:r>
        <w:t>": [</w:t>
      </w:r>
    </w:p>
    <w:p w:rsidR="00E2467D" w:rsidRDefault="00E2467D" w:rsidP="00E2467D">
      <w:r>
        <w:t xml:space="preserve">    {</w:t>
      </w:r>
    </w:p>
    <w:p w:rsidR="00E2467D" w:rsidRDefault="00E2467D" w:rsidP="00E2467D">
      <w:r>
        <w:t xml:space="preserve">      "</w:t>
      </w:r>
      <w:proofErr w:type="gramStart"/>
      <w:r>
        <w:t>id</w:t>
      </w:r>
      <w:proofErr w:type="gramEnd"/>
      <w:r>
        <w:t>": "extruder_01",</w:t>
      </w:r>
    </w:p>
    <w:p w:rsidR="00E2467D" w:rsidRDefault="00E2467D" w:rsidP="00E2467D">
      <w:r>
        <w:t xml:space="preserve">      "</w:t>
      </w:r>
      <w:proofErr w:type="gramStart"/>
      <w:r>
        <w:t>status</w:t>
      </w:r>
      <w:proofErr w:type="gramEnd"/>
      <w:r>
        <w:t>": "PRODUCTION",</w:t>
      </w:r>
    </w:p>
    <w:p w:rsidR="00E2467D" w:rsidRDefault="00E2467D" w:rsidP="00E2467D">
      <w:r>
        <w:t xml:space="preserve">      "</w:t>
      </w:r>
      <w:proofErr w:type="spellStart"/>
      <w:r>
        <w:t>integration_score</w:t>
      </w:r>
      <w:proofErr w:type="spellEnd"/>
      <w:r>
        <w:t>": 72,</w:t>
      </w:r>
    </w:p>
    <w:p w:rsidR="00E2467D" w:rsidRDefault="00E2467D" w:rsidP="00E2467D">
      <w:r>
        <w:t xml:space="preserve">      "</w:t>
      </w:r>
      <w:proofErr w:type="spellStart"/>
      <w:r>
        <w:t>connected_sensors</w:t>
      </w:r>
      <w:proofErr w:type="spellEnd"/>
      <w:r>
        <w:t>": 21</w:t>
      </w:r>
    </w:p>
    <w:p w:rsidR="00E2467D" w:rsidRDefault="00E2467D" w:rsidP="00E2467D">
      <w:r>
        <w:t xml:space="preserve">    },</w:t>
      </w:r>
    </w:p>
    <w:p w:rsidR="00E2467D" w:rsidRDefault="00E2467D" w:rsidP="00E2467D">
      <w:r>
        <w:t xml:space="preserve">    {</w:t>
      </w:r>
    </w:p>
    <w:p w:rsidR="00E2467D" w:rsidRDefault="00E2467D" w:rsidP="00E2467D">
      <w:r>
        <w:t xml:space="preserve">      "</w:t>
      </w:r>
      <w:proofErr w:type="gramStart"/>
      <w:r>
        <w:t>id</w:t>
      </w:r>
      <w:proofErr w:type="gramEnd"/>
      <w:r>
        <w:t>": "extruder_02",</w:t>
      </w:r>
    </w:p>
    <w:p w:rsidR="00E2467D" w:rsidRDefault="00E2467D" w:rsidP="00E2467D">
      <w:r>
        <w:t xml:space="preserve">      "</w:t>
      </w:r>
      <w:proofErr w:type="gramStart"/>
      <w:r>
        <w:t>status</w:t>
      </w:r>
      <w:proofErr w:type="gramEnd"/>
      <w:r>
        <w:t>": "NOT_CONNECTED",</w:t>
      </w:r>
    </w:p>
    <w:p w:rsidR="00E2467D" w:rsidRDefault="00E2467D" w:rsidP="00E2467D">
      <w:r>
        <w:t xml:space="preserve">      "</w:t>
      </w:r>
      <w:proofErr w:type="spellStart"/>
      <w:r>
        <w:t>integration_score</w:t>
      </w:r>
      <w:proofErr w:type="spellEnd"/>
      <w:r>
        <w:t>": 0</w:t>
      </w:r>
    </w:p>
    <w:p w:rsidR="00E2467D" w:rsidRDefault="00E2467D" w:rsidP="00E2467D">
      <w:r>
        <w:lastRenderedPageBreak/>
        <w:t xml:space="preserve">    }</w:t>
      </w:r>
    </w:p>
    <w:p w:rsidR="00E2467D" w:rsidRDefault="00E2467D" w:rsidP="00E2467D">
      <w:r>
        <w:t xml:space="preserve">  ],</w:t>
      </w:r>
    </w:p>
    <w:p w:rsidR="00E2467D" w:rsidRDefault="00E2467D" w:rsidP="00E2467D">
      <w:r>
        <w:t xml:space="preserve">  "</w:t>
      </w:r>
      <w:proofErr w:type="spellStart"/>
      <w:r>
        <w:t>locked_features</w:t>
      </w:r>
      <w:proofErr w:type="spellEnd"/>
      <w:r>
        <w:t>": [</w:t>
      </w:r>
    </w:p>
    <w:p w:rsidR="00E2467D" w:rsidRDefault="00E2467D" w:rsidP="00E2467D">
      <w:r>
        <w:t xml:space="preserve">    {</w:t>
      </w:r>
    </w:p>
    <w:p w:rsidR="00E2467D" w:rsidRDefault="00E2467D" w:rsidP="00E2467D">
      <w:r>
        <w:t xml:space="preserve">      "</w:t>
      </w:r>
      <w:proofErr w:type="gramStart"/>
      <w:r>
        <w:t>feature</w:t>
      </w:r>
      <w:proofErr w:type="gramEnd"/>
      <w:r>
        <w:t>": "</w:t>
      </w:r>
      <w:proofErr w:type="spellStart"/>
      <w:r>
        <w:t>quality_prediction</w:t>
      </w:r>
      <w:proofErr w:type="spellEnd"/>
      <w:r>
        <w:t>",</w:t>
      </w:r>
    </w:p>
    <w:p w:rsidR="00E2467D" w:rsidRDefault="00E2467D" w:rsidP="00E2467D">
      <w:r>
        <w:t xml:space="preserve">      "</w:t>
      </w:r>
      <w:proofErr w:type="spellStart"/>
      <w:r>
        <w:t>missing_sources</w:t>
      </w:r>
      <w:proofErr w:type="spellEnd"/>
      <w:r>
        <w:t>": ["</w:t>
      </w:r>
      <w:proofErr w:type="spellStart"/>
      <w:r>
        <w:t>quality_data</w:t>
      </w:r>
      <w:proofErr w:type="spellEnd"/>
      <w:r>
        <w:t>"]</w:t>
      </w:r>
    </w:p>
    <w:p w:rsidR="00E2467D" w:rsidRDefault="00E2467D" w:rsidP="00E2467D">
      <w:r>
        <w:t xml:space="preserve">    },</w:t>
      </w:r>
    </w:p>
    <w:p w:rsidR="00E2467D" w:rsidRDefault="00E2467D" w:rsidP="00E2467D">
      <w:r>
        <w:t xml:space="preserve">    {</w:t>
      </w:r>
    </w:p>
    <w:p w:rsidR="00E2467D" w:rsidRDefault="00E2467D" w:rsidP="00E2467D">
      <w:r>
        <w:t xml:space="preserve">      "</w:t>
      </w:r>
      <w:proofErr w:type="gramStart"/>
      <w:r>
        <w:t>feature</w:t>
      </w:r>
      <w:proofErr w:type="gramEnd"/>
      <w:r>
        <w:t>": "</w:t>
      </w:r>
      <w:proofErr w:type="spellStart"/>
      <w:r>
        <w:t>remaining_useful_life</w:t>
      </w:r>
      <w:proofErr w:type="spellEnd"/>
      <w:r>
        <w:t>",</w:t>
      </w:r>
    </w:p>
    <w:p w:rsidR="00E2467D" w:rsidRDefault="00E2467D" w:rsidP="00E2467D">
      <w:r>
        <w:t xml:space="preserve">      "</w:t>
      </w:r>
      <w:proofErr w:type="spellStart"/>
      <w:r>
        <w:t>missing_sources</w:t>
      </w:r>
      <w:proofErr w:type="spellEnd"/>
      <w:r>
        <w:t>": ["</w:t>
      </w:r>
      <w:proofErr w:type="spellStart"/>
      <w:r>
        <w:t>maintenance_history</w:t>
      </w:r>
      <w:proofErr w:type="spellEnd"/>
      <w:r>
        <w:t>"]</w:t>
      </w:r>
    </w:p>
    <w:p w:rsidR="00E2467D" w:rsidRDefault="00E2467D" w:rsidP="00E2467D">
      <w:r>
        <w:t xml:space="preserve">    }</w:t>
      </w:r>
    </w:p>
    <w:p w:rsidR="00E2467D" w:rsidRDefault="00E2467D" w:rsidP="00E2467D">
      <w:r>
        <w:t xml:space="preserve">  ]</w:t>
      </w:r>
    </w:p>
    <w:p w:rsidR="00E2467D" w:rsidRDefault="00E2467D" w:rsidP="00E2467D">
      <w:r>
        <w:t>}</w:t>
      </w:r>
    </w:p>
    <w:p w:rsidR="00E2467D" w:rsidRDefault="00E2467D" w:rsidP="00E2467D">
      <w:r>
        <w:t>```</w:t>
      </w:r>
    </w:p>
    <w:p w:rsidR="00E2467D" w:rsidRDefault="00E2467D" w:rsidP="00E2467D"/>
    <w:p w:rsidR="00E2467D" w:rsidRDefault="00E2467D" w:rsidP="00E2467D">
      <w:r>
        <w:t>---</w:t>
      </w:r>
    </w:p>
    <w:p w:rsidR="00E2467D" w:rsidRDefault="00E2467D" w:rsidP="00E2467D"/>
    <w:p w:rsidR="00E2467D" w:rsidRDefault="00E2467D" w:rsidP="00E2467D">
      <w:r>
        <w:t>**18. Dashboard reaction after a new connection**</w:t>
      </w:r>
    </w:p>
    <w:p w:rsidR="00E2467D" w:rsidRDefault="00E2467D" w:rsidP="00E2467D"/>
    <w:p w:rsidR="00E2467D" w:rsidRDefault="00E2467D" w:rsidP="00E2467D">
      <w:r>
        <w:t>When quality data are connected, for example, the following should happen automatically:</w:t>
      </w:r>
    </w:p>
    <w:p w:rsidR="00E2467D" w:rsidRDefault="00E2467D" w:rsidP="00E2467D"/>
    <w:p w:rsidR="00E2467D" w:rsidRDefault="00E2467D" w:rsidP="00E2467D">
      <w:r>
        <w:t>- Progress increases</w:t>
      </w:r>
    </w:p>
    <w:p w:rsidR="00E2467D" w:rsidRDefault="00E2467D" w:rsidP="00E2467D">
      <w:r>
        <w:t>- Prediction readiness increases</w:t>
      </w:r>
    </w:p>
    <w:p w:rsidR="00E2467D" w:rsidRDefault="00E2467D" w:rsidP="00E2467D">
      <w:r>
        <w:t>- The quality module changes from `LOCKED` to `COLLECTING_DATA`</w:t>
      </w:r>
    </w:p>
    <w:p w:rsidR="00E2467D" w:rsidRDefault="00E2467D" w:rsidP="00E2467D">
      <w:r>
        <w:t>- The UI shows:</w:t>
      </w:r>
    </w:p>
    <w:p w:rsidR="00E2467D" w:rsidRDefault="00E2467D" w:rsidP="00E2467D"/>
    <w:p w:rsidR="00E2467D" w:rsidRDefault="00E2467D" w:rsidP="00E2467D">
      <w:r>
        <w:t xml:space="preserve">Quality data successfully connected.  </w:t>
      </w:r>
    </w:p>
    <w:p w:rsidR="00E2467D" w:rsidRDefault="00E2467D" w:rsidP="00E2467D">
      <w:r>
        <w:t xml:space="preserve">Progress: 38 % → 53 %  </w:t>
      </w:r>
    </w:p>
    <w:p w:rsidR="00E2467D" w:rsidRDefault="00E2467D" w:rsidP="00E2467D">
      <w:r>
        <w:t xml:space="preserve">Prediction readiness: 52 % → 68 %  </w:t>
      </w:r>
    </w:p>
    <w:p w:rsidR="00E2467D" w:rsidRDefault="00E2467D" w:rsidP="00E2467D">
      <w:r>
        <w:lastRenderedPageBreak/>
        <w:t>Still 24 days of data collection until first validation.</w:t>
      </w:r>
    </w:p>
    <w:p w:rsidR="00E2467D" w:rsidRDefault="00E2467D" w:rsidP="00E2467D"/>
    <w:p w:rsidR="00E2467D" w:rsidRDefault="00E2467D" w:rsidP="00E2467D">
      <w:r>
        <w:t>That creates exactly the gamification effect you want.</w:t>
      </w:r>
    </w:p>
    <w:p w:rsidR="00E2467D" w:rsidRDefault="00E2467D" w:rsidP="00E2467D"/>
    <w:p w:rsidR="00E2467D" w:rsidRDefault="00E2467D" w:rsidP="00E2467D">
      <w:r>
        <w:t>---</w:t>
      </w:r>
    </w:p>
    <w:p w:rsidR="00E2467D" w:rsidRDefault="00E2467D" w:rsidP="00E2467D"/>
    <w:p w:rsidR="00E2467D" w:rsidRDefault="00E2467D" w:rsidP="00E2467D">
      <w:r>
        <w:t>**19. Store progress events**</w:t>
      </w:r>
    </w:p>
    <w:p w:rsidR="00E2467D" w:rsidRDefault="00E2467D" w:rsidP="00E2467D"/>
    <w:p w:rsidR="00E2467D" w:rsidRDefault="00E2467D" w:rsidP="00E2467D">
      <w:r>
        <w:t>Every change should be logged:</w:t>
      </w:r>
    </w:p>
    <w:p w:rsidR="00E2467D" w:rsidRDefault="00E2467D" w:rsidP="00E2467D"/>
    <w:p w:rsidR="00E2467D" w:rsidRDefault="00E2467D" w:rsidP="00E2467D">
      <w:r>
        <w:t>`</w:t>
      </w:r>
      <w:proofErr w:type="spellStart"/>
      <w:r>
        <w:t>progress_events</w:t>
      </w:r>
      <w:proofErr w:type="spellEnd"/>
      <w:r>
        <w:t>`</w:t>
      </w:r>
    </w:p>
    <w:p w:rsidR="00E2467D" w:rsidRDefault="00E2467D" w:rsidP="00E2467D"/>
    <w:p w:rsidR="00E2467D" w:rsidRDefault="00E2467D" w:rsidP="00E2467D">
      <w:r>
        <w:t>Example:</w:t>
      </w:r>
    </w:p>
    <w:p w:rsidR="00E2467D" w:rsidRDefault="00E2467D" w:rsidP="00E2467D"/>
    <w:p w:rsidR="00E2467D" w:rsidRDefault="00E2467D" w:rsidP="00E2467D">
      <w:r>
        <w:t>```</w:t>
      </w:r>
      <w:proofErr w:type="spellStart"/>
      <w:r>
        <w:t>json</w:t>
      </w:r>
      <w:proofErr w:type="spellEnd"/>
    </w:p>
    <w:p w:rsidR="00E2467D" w:rsidRDefault="00E2467D" w:rsidP="00E2467D">
      <w:r>
        <w:t>{</w:t>
      </w:r>
    </w:p>
    <w:p w:rsidR="00E2467D" w:rsidRDefault="00E2467D" w:rsidP="00E2467D">
      <w:r>
        <w:t xml:space="preserve">  "</w:t>
      </w:r>
      <w:proofErr w:type="spellStart"/>
      <w:r>
        <w:t>event_type</w:t>
      </w:r>
      <w:proofErr w:type="spellEnd"/>
      <w:r>
        <w:t>": "DATA_SOURCE_CONNECTED",</w:t>
      </w:r>
    </w:p>
    <w:p w:rsidR="00E2467D" w:rsidRDefault="00E2467D" w:rsidP="00E2467D">
      <w:r>
        <w:t xml:space="preserve">  "</w:t>
      </w:r>
      <w:proofErr w:type="gramStart"/>
      <w:r>
        <w:t>source</w:t>
      </w:r>
      <w:proofErr w:type="gramEnd"/>
      <w:r>
        <w:t>": "</w:t>
      </w:r>
      <w:proofErr w:type="spellStart"/>
      <w:r>
        <w:t>quality_data</w:t>
      </w:r>
      <w:proofErr w:type="spellEnd"/>
      <w:r>
        <w:t>",</w:t>
      </w:r>
    </w:p>
    <w:p w:rsidR="00E2467D" w:rsidRDefault="00E2467D" w:rsidP="00E2467D">
      <w:r>
        <w:t xml:space="preserve">  "</w:t>
      </w:r>
      <w:proofErr w:type="spellStart"/>
      <w:r>
        <w:t>old_progress</w:t>
      </w:r>
      <w:proofErr w:type="spellEnd"/>
      <w:r>
        <w:t>": 38,</w:t>
      </w:r>
    </w:p>
    <w:p w:rsidR="00E2467D" w:rsidRDefault="00E2467D" w:rsidP="00E2467D">
      <w:r>
        <w:t xml:space="preserve">  "</w:t>
      </w:r>
      <w:proofErr w:type="spellStart"/>
      <w:r>
        <w:t>new_progress</w:t>
      </w:r>
      <w:proofErr w:type="spellEnd"/>
      <w:r>
        <w:t>": 53,</w:t>
      </w:r>
    </w:p>
    <w:p w:rsidR="00E2467D" w:rsidRDefault="00E2467D" w:rsidP="00E2467D">
      <w:r>
        <w:t xml:space="preserve">  "</w:t>
      </w:r>
      <w:proofErr w:type="spellStart"/>
      <w:r>
        <w:t>old_readiness</w:t>
      </w:r>
      <w:proofErr w:type="spellEnd"/>
      <w:r>
        <w:t>": 52,</w:t>
      </w:r>
    </w:p>
    <w:p w:rsidR="00E2467D" w:rsidRDefault="00E2467D" w:rsidP="00E2467D">
      <w:r>
        <w:t xml:space="preserve">  "</w:t>
      </w:r>
      <w:proofErr w:type="spellStart"/>
      <w:r>
        <w:t>new_readiness</w:t>
      </w:r>
      <w:proofErr w:type="spellEnd"/>
      <w:r>
        <w:t>": 68,</w:t>
      </w:r>
    </w:p>
    <w:p w:rsidR="00E2467D" w:rsidRDefault="00E2467D" w:rsidP="00E2467D">
      <w:r>
        <w:t xml:space="preserve">  "</w:t>
      </w:r>
      <w:proofErr w:type="spellStart"/>
      <w:r>
        <w:t>created_at</w:t>
      </w:r>
      <w:proofErr w:type="spellEnd"/>
      <w:r>
        <w:t>": "2026-07-22T15:15:00Z"</w:t>
      </w:r>
    </w:p>
    <w:p w:rsidR="00E2467D" w:rsidRDefault="00E2467D" w:rsidP="00E2467D">
      <w:r>
        <w:t>}</w:t>
      </w:r>
    </w:p>
    <w:p w:rsidR="00E2467D" w:rsidRDefault="00E2467D" w:rsidP="00E2467D">
      <w:r>
        <w:t>```</w:t>
      </w:r>
    </w:p>
    <w:p w:rsidR="00E2467D" w:rsidRDefault="00E2467D" w:rsidP="00E2467D"/>
    <w:p w:rsidR="00E2467D" w:rsidRDefault="00E2467D" w:rsidP="00E2467D">
      <w:r>
        <w:t>That way you can later show:</w:t>
      </w:r>
    </w:p>
    <w:p w:rsidR="00E2467D" w:rsidRDefault="00E2467D" w:rsidP="00E2467D"/>
    <w:p w:rsidR="00E2467D" w:rsidRDefault="00E2467D" w:rsidP="00E2467D">
      <w:r>
        <w:t>Your production became 15 % more digital this week.</w:t>
      </w:r>
    </w:p>
    <w:p w:rsidR="00E2467D" w:rsidRDefault="00E2467D" w:rsidP="00E2467D"/>
    <w:p w:rsidR="00E2467D" w:rsidRDefault="00E2467D" w:rsidP="00E2467D">
      <w:r>
        <w:t>---</w:t>
      </w:r>
    </w:p>
    <w:p w:rsidR="00E2467D" w:rsidRDefault="00E2467D" w:rsidP="00E2467D"/>
    <w:p w:rsidR="00E2467D" w:rsidRDefault="00E2467D" w:rsidP="00E2467D">
      <w:r>
        <w:t>**20. What the developer should build first**</w:t>
      </w:r>
    </w:p>
    <w:p w:rsidR="00E2467D" w:rsidRDefault="00E2467D" w:rsidP="00E2467D"/>
    <w:p w:rsidR="00E2467D" w:rsidRDefault="00E2467D" w:rsidP="00E2467D">
      <w:r>
        <w:t>The order should be:</w:t>
      </w:r>
    </w:p>
    <w:p w:rsidR="00E2467D" w:rsidRDefault="00E2467D" w:rsidP="00E2467D"/>
    <w:p w:rsidR="00E2467D" w:rsidRDefault="00E2467D" w:rsidP="00E2467D">
      <w:r>
        <w:t xml:space="preserve">**Phase 1:**  </w:t>
      </w:r>
    </w:p>
    <w:p w:rsidR="00E2467D" w:rsidRDefault="00E2467D" w:rsidP="00E2467D">
      <w:r>
        <w:t>Data source registry. Machine registry. Capability Engine. Digitalization progress. Prediction Readiness Score. Locked-feature logic.</w:t>
      </w:r>
    </w:p>
    <w:p w:rsidR="00E2467D" w:rsidRDefault="00E2467D" w:rsidP="00E2467D"/>
    <w:p w:rsidR="00E2467D" w:rsidRDefault="00E2467D" w:rsidP="00E2467D">
      <w:r>
        <w:t xml:space="preserve">**Phase 2:**  </w:t>
      </w:r>
    </w:p>
    <w:p w:rsidR="00E2467D" w:rsidRDefault="00E2467D" w:rsidP="00E2467D">
      <w:r>
        <w:t>Data quality service. Setup wizard. Machine integration status. History calculation.</w:t>
      </w:r>
    </w:p>
    <w:p w:rsidR="00E2467D" w:rsidRDefault="00E2467D" w:rsidP="00E2467D"/>
    <w:p w:rsidR="00E2467D" w:rsidRDefault="00E2467D" w:rsidP="00E2467D">
      <w:r>
        <w:t xml:space="preserve">**Phase 3:**  </w:t>
      </w:r>
    </w:p>
    <w:p w:rsidR="00E2467D" w:rsidRDefault="00E2467D" w:rsidP="00E2467D">
      <w:r>
        <w:t>Real model registration. Validation metrics. Prediction feedback. Model monitoring.</w:t>
      </w:r>
    </w:p>
    <w:p w:rsidR="00E2467D" w:rsidRDefault="00E2467D" w:rsidP="00E2467D"/>
    <w:p w:rsidR="00E2467D" w:rsidRDefault="00E2467D" w:rsidP="00E2467D">
      <w:r>
        <w:t xml:space="preserve">**Phase 4:**  </w:t>
      </w:r>
    </w:p>
    <w:p w:rsidR="00E2467D" w:rsidRDefault="00E2467D" w:rsidP="00E2467D">
      <w:r>
        <w:t>Quality data. Maintenance data. Material batches. Energy data.</w:t>
      </w:r>
    </w:p>
    <w:p w:rsidR="00E2467D" w:rsidRDefault="00E2467D" w:rsidP="00E2467D"/>
    <w:p w:rsidR="00E2467D" w:rsidRDefault="00E2467D" w:rsidP="00E2467D">
      <w:r>
        <w:t>---</w:t>
      </w:r>
    </w:p>
    <w:p w:rsidR="00E2467D" w:rsidRDefault="00E2467D" w:rsidP="00E2467D"/>
    <w:p w:rsidR="00E2467D" w:rsidRDefault="00E2467D" w:rsidP="00E2467D">
      <w:r>
        <w:t>**The overall principle**</w:t>
      </w:r>
    </w:p>
    <w:p w:rsidR="00E2467D" w:rsidRDefault="00E2467D" w:rsidP="00E2467D"/>
    <w:p w:rsidR="00E2467D" w:rsidRDefault="00E2467D" w:rsidP="00E2467D">
      <w:r>
        <w:t>The interface may already present the full vision today. But for every feature, the backend must clearly distinguish:</w:t>
      </w:r>
    </w:p>
    <w:p w:rsidR="00E2467D" w:rsidRDefault="00E2467D" w:rsidP="00E2467D"/>
    <w:p w:rsidR="00E2467D" w:rsidRDefault="00E2467D" w:rsidP="00E2467D">
      <w:r>
        <w:t>- What is really connected?</w:t>
      </w:r>
    </w:p>
    <w:p w:rsidR="00E2467D" w:rsidRDefault="00E2467D" w:rsidP="00E2467D">
      <w:r>
        <w:t>- What is only prepared?</w:t>
      </w:r>
    </w:p>
    <w:p w:rsidR="00E2467D" w:rsidRDefault="00E2467D" w:rsidP="00E2467D">
      <w:r>
        <w:lastRenderedPageBreak/>
        <w:t>- What is currently collecting data?</w:t>
      </w:r>
    </w:p>
    <w:p w:rsidR="00E2467D" w:rsidRDefault="00E2467D" w:rsidP="00E2467D">
      <w:r>
        <w:t>- What is rule-based?</w:t>
      </w:r>
    </w:p>
    <w:p w:rsidR="00E2467D" w:rsidRDefault="00E2467D" w:rsidP="00E2467D">
      <w:r>
        <w:t>- What is simulated?</w:t>
      </w:r>
    </w:p>
    <w:p w:rsidR="00E2467D" w:rsidRDefault="00E2467D" w:rsidP="00E2467D">
      <w:bookmarkStart w:id="0" w:name="_GoBack"/>
      <w:bookmarkEnd w:id="0"/>
      <w:r>
        <w:t>- What is a real validated ML result?</w:t>
      </w:r>
    </w:p>
    <w:p w:rsidR="00E2467D" w:rsidRDefault="00E2467D" w:rsidP="00E2467D"/>
    <w:p w:rsidR="00512ADF" w:rsidRDefault="00E2467D" w:rsidP="00E2467D">
      <w:r>
        <w:t xml:space="preserve">That way </w:t>
      </w:r>
      <w:proofErr w:type="spellStart"/>
      <w:r>
        <w:t>Zitta</w:t>
      </w:r>
      <w:proofErr w:type="spellEnd"/>
      <w:r>
        <w:t xml:space="preserve"> can already see today what the complete digital production control center will look like. At the same time, the system stays technically honest. Every further connection visibly leads to more features, higher progress, </w:t>
      </w:r>
      <w:proofErr w:type="gramStart"/>
      <w:r>
        <w:t>a</w:t>
      </w:r>
      <w:proofErr w:type="gramEnd"/>
      <w:r>
        <w:t xml:space="preserve"> better data foundation—and later to actually better predictions.</w:t>
      </w:r>
    </w:p>
    <w:p w:rsidR="00AD2328" w:rsidRDefault="00AD2328" w:rsidP="00E2467D"/>
    <w:p w:rsidR="00AD2328" w:rsidRDefault="00AD2328" w:rsidP="00E2467D"/>
    <w:p w:rsidR="00AD2328" w:rsidRDefault="00AD2328" w:rsidP="00E2467D"/>
    <w:p w:rsidR="00AD2328" w:rsidRDefault="00AD2328" w:rsidP="00E2467D"/>
    <w:p w:rsidR="00AD2328" w:rsidRDefault="00AD2328" w:rsidP="00E2467D"/>
    <w:p w:rsidR="00AD2328" w:rsidRDefault="00AD2328" w:rsidP="00E2467D"/>
    <w:p w:rsidR="00AD2328" w:rsidRDefault="00AD2328" w:rsidP="00E2467D"/>
    <w:p w:rsidR="00AD2328" w:rsidRDefault="00AD2328" w:rsidP="00E2467D"/>
    <w:p w:rsidR="00AD2328" w:rsidRDefault="00AD2328" w:rsidP="00E2467D"/>
    <w:p w:rsidR="00AD2328" w:rsidRDefault="00AD2328" w:rsidP="00E2467D"/>
    <w:p w:rsidR="00AD2328" w:rsidRDefault="00AD2328" w:rsidP="00E2467D"/>
    <w:p w:rsidR="00AD2328" w:rsidRDefault="00AD2328" w:rsidP="00E2467D"/>
    <w:p w:rsidR="00AD2328" w:rsidRDefault="00AD2328" w:rsidP="00E2467D"/>
    <w:p w:rsidR="00AD2328" w:rsidRDefault="00AD2328" w:rsidP="00E2467D"/>
    <w:p w:rsidR="00AD2328" w:rsidRDefault="00AD2328" w:rsidP="00E2467D"/>
    <w:p w:rsidR="00AD2328" w:rsidRDefault="00AD2328" w:rsidP="00E2467D"/>
    <w:p w:rsidR="00AD2328" w:rsidRDefault="00AD2328" w:rsidP="00E2467D"/>
    <w:p w:rsidR="00AD2328" w:rsidRDefault="00AD2328" w:rsidP="00E2467D"/>
    <w:p w:rsidR="00AD2328" w:rsidRDefault="00AD2328" w:rsidP="00E2467D"/>
    <w:p w:rsidR="00AD2328" w:rsidRDefault="00AD2328" w:rsidP="00E2467D"/>
    <w:p w:rsidR="00AD2328" w:rsidRDefault="00AD2328" w:rsidP="00E2467D"/>
    <w:p w:rsidR="00AD2328" w:rsidRDefault="00AD2328" w:rsidP="00AD2328">
      <w:pPr>
        <w:jc w:val="center"/>
        <w:rPr>
          <w:b/>
          <w:u w:val="single"/>
        </w:rPr>
      </w:pPr>
      <w:r w:rsidRPr="00AD2328">
        <w:rPr>
          <w:b/>
          <w:u w:val="single"/>
        </w:rPr>
        <w:lastRenderedPageBreak/>
        <w:t>Another instruction:</w:t>
      </w:r>
    </w:p>
    <w:p w:rsidR="00AD2328" w:rsidRDefault="00AD2328" w:rsidP="00AD2328">
      <w:r>
        <w:t>Tell the team to treat this as a fast demo redesign, not as a complete rebuild.</w:t>
      </w:r>
    </w:p>
    <w:p w:rsidR="00AD2328" w:rsidRDefault="00AD2328" w:rsidP="00AD2328"/>
    <w:p w:rsidR="00AD2328" w:rsidRDefault="00AD2328" w:rsidP="00AD2328">
      <w:r>
        <w:t>The goal is to have a presentable ZITTA Production Intelligence demo very quickly. We need a new industrial skin, a clearer production-leader view and realistic demo data. The existing backend and functions should remain as they are wherever possible.</w:t>
      </w:r>
    </w:p>
    <w:p w:rsidR="00AD2328" w:rsidRDefault="00AD2328" w:rsidP="00AD2328"/>
    <w:p w:rsidR="00AD2328" w:rsidRDefault="00AD2328" w:rsidP="00AD2328">
      <w:r>
        <w:t>Please work in the following order:</w:t>
      </w:r>
    </w:p>
    <w:p w:rsidR="00AD2328" w:rsidRDefault="00AD2328" w:rsidP="00AD2328"/>
    <w:p w:rsidR="00AD2328" w:rsidRDefault="00AD2328" w:rsidP="00AD2328">
      <w:r>
        <w:t>First, create the new visual skin directly on top of the existing frontend. Do not rebuild the complete application. Reuse the current routes, API calls, components and database structures. Only reorganize the dashboard and replace the current visual design.</w:t>
      </w:r>
    </w:p>
    <w:p w:rsidR="00AD2328" w:rsidRDefault="00AD2328" w:rsidP="00AD2328"/>
    <w:p w:rsidR="00AD2328" w:rsidRDefault="00AD2328" w:rsidP="00AD2328">
      <w:r>
        <w:t>The first version only needs these areas:</w:t>
      </w:r>
    </w:p>
    <w:p w:rsidR="00AD2328" w:rsidRDefault="00AD2328" w:rsidP="00AD2328"/>
    <w:p w:rsidR="00AD2328" w:rsidRDefault="00AD2328" w:rsidP="00AD2328">
      <w:r>
        <w:t>ZITTA Production Intelligence header</w:t>
      </w:r>
    </w:p>
    <w:p w:rsidR="00AD2328" w:rsidRDefault="00AD2328" w:rsidP="00AD2328"/>
    <w:p w:rsidR="00AD2328" w:rsidRDefault="00AD2328" w:rsidP="00AD2328">
      <w:r>
        <w:t>Current production status</w:t>
      </w:r>
    </w:p>
    <w:p w:rsidR="00AD2328" w:rsidRDefault="00AD2328" w:rsidP="00AD2328"/>
    <w:p w:rsidR="00AD2328" w:rsidRDefault="00AD2328" w:rsidP="00AD2328">
      <w:r>
        <w:t>Connected machines: for example 1 of 20</w:t>
      </w:r>
    </w:p>
    <w:p w:rsidR="00AD2328" w:rsidRDefault="00AD2328" w:rsidP="00AD2328"/>
    <w:p w:rsidR="00AD2328" w:rsidRDefault="00AD2328" w:rsidP="00AD2328">
      <w:r>
        <w:t>Digitalization progress</w:t>
      </w:r>
    </w:p>
    <w:p w:rsidR="00AD2328" w:rsidRDefault="00AD2328" w:rsidP="00AD2328"/>
    <w:p w:rsidR="00AD2328" w:rsidRDefault="00AD2328" w:rsidP="00AD2328">
      <w:r>
        <w:t>Prediction readiness</w:t>
      </w:r>
    </w:p>
    <w:p w:rsidR="00AD2328" w:rsidRDefault="00AD2328" w:rsidP="00AD2328"/>
    <w:p w:rsidR="00AD2328" w:rsidRDefault="00AD2328" w:rsidP="00AD2328">
      <w:r>
        <w:t>Current machine values</w:t>
      </w:r>
    </w:p>
    <w:p w:rsidR="00AD2328" w:rsidRDefault="00AD2328" w:rsidP="00AD2328"/>
    <w:p w:rsidR="00AD2328" w:rsidRDefault="00AD2328" w:rsidP="00AD2328">
      <w:r>
        <w:t>Current warnings</w:t>
      </w:r>
    </w:p>
    <w:p w:rsidR="00AD2328" w:rsidRDefault="00AD2328" w:rsidP="00AD2328"/>
    <w:p w:rsidR="00AD2328" w:rsidRDefault="00AD2328" w:rsidP="00AD2328">
      <w:r>
        <w:t>Expected risks</w:t>
      </w:r>
    </w:p>
    <w:p w:rsidR="00AD2328" w:rsidRDefault="00AD2328" w:rsidP="00AD2328"/>
    <w:p w:rsidR="00AD2328" w:rsidRDefault="00AD2328" w:rsidP="00AD2328">
      <w:r>
        <w:t>Missing data sources</w:t>
      </w:r>
    </w:p>
    <w:p w:rsidR="00AD2328" w:rsidRDefault="00AD2328" w:rsidP="00AD2328"/>
    <w:p w:rsidR="00AD2328" w:rsidRDefault="00AD2328" w:rsidP="00AD2328">
      <w:r>
        <w:t>Locked future functions</w:t>
      </w:r>
    </w:p>
    <w:p w:rsidR="00AD2328" w:rsidRDefault="00AD2328" w:rsidP="00AD2328"/>
    <w:p w:rsidR="00AD2328" w:rsidRDefault="00AD2328" w:rsidP="00AD2328">
      <w:r>
        <w:t>A graphical production overview showing the Office IT network, Edge Gateway, the currently connected extruder and the machines that are still not connected</w:t>
      </w:r>
    </w:p>
    <w:p w:rsidR="00AD2328" w:rsidRDefault="00AD2328" w:rsidP="00AD2328"/>
    <w:p w:rsidR="00AD2328" w:rsidRDefault="00AD2328" w:rsidP="00AD2328">
      <w:r>
        <w:t>The dashboard should immediately show the customer:</w:t>
      </w:r>
    </w:p>
    <w:p w:rsidR="00AD2328" w:rsidRDefault="00AD2328" w:rsidP="00AD2328"/>
    <w:p w:rsidR="00AD2328" w:rsidRDefault="00AD2328" w:rsidP="00AD2328">
      <w:r>
        <w:t xml:space="preserve">What is already </w:t>
      </w:r>
      <w:proofErr w:type="gramStart"/>
      <w:r>
        <w:t>connected</w:t>
      </w:r>
      <w:proofErr w:type="gramEnd"/>
    </w:p>
    <w:p w:rsidR="00AD2328" w:rsidRDefault="00AD2328" w:rsidP="00AD2328"/>
    <w:p w:rsidR="00AD2328" w:rsidRDefault="00AD2328" w:rsidP="00AD2328">
      <w:r>
        <w:t xml:space="preserve">What currently </w:t>
      </w:r>
      <w:proofErr w:type="gramStart"/>
      <w:r>
        <w:t>works</w:t>
      </w:r>
      <w:proofErr w:type="gramEnd"/>
    </w:p>
    <w:p w:rsidR="00AD2328" w:rsidRDefault="00AD2328" w:rsidP="00AD2328"/>
    <w:p w:rsidR="00AD2328" w:rsidRDefault="00AD2328" w:rsidP="00AD2328">
      <w:r>
        <w:t xml:space="preserve">Which machine is being </w:t>
      </w:r>
      <w:proofErr w:type="gramStart"/>
      <w:r>
        <w:t>monitored</w:t>
      </w:r>
      <w:proofErr w:type="gramEnd"/>
    </w:p>
    <w:p w:rsidR="00AD2328" w:rsidRDefault="00AD2328" w:rsidP="00AD2328"/>
    <w:p w:rsidR="00AD2328" w:rsidRDefault="00AD2328" w:rsidP="00AD2328">
      <w:r>
        <w:t xml:space="preserve">Which functions are still </w:t>
      </w:r>
      <w:proofErr w:type="gramStart"/>
      <w:r>
        <w:t>limited</w:t>
      </w:r>
      <w:proofErr w:type="gramEnd"/>
    </w:p>
    <w:p w:rsidR="00AD2328" w:rsidRDefault="00AD2328" w:rsidP="00AD2328"/>
    <w:p w:rsidR="00AD2328" w:rsidRDefault="00AD2328" w:rsidP="00AD2328">
      <w:r>
        <w:t xml:space="preserve">Which data source is </w:t>
      </w:r>
      <w:proofErr w:type="gramStart"/>
      <w:r>
        <w:t>missing</w:t>
      </w:r>
      <w:proofErr w:type="gramEnd"/>
    </w:p>
    <w:p w:rsidR="00AD2328" w:rsidRDefault="00AD2328" w:rsidP="00AD2328"/>
    <w:p w:rsidR="00AD2328" w:rsidRDefault="00AD2328" w:rsidP="00AD2328">
      <w:r>
        <w:t xml:space="preserve">What additional benefit becomes available after the next </w:t>
      </w:r>
      <w:proofErr w:type="gramStart"/>
      <w:r>
        <w:t>connection</w:t>
      </w:r>
      <w:proofErr w:type="gramEnd"/>
    </w:p>
    <w:p w:rsidR="00AD2328" w:rsidRDefault="00AD2328" w:rsidP="00AD2328"/>
    <w:p w:rsidR="00AD2328" w:rsidRDefault="00AD2328" w:rsidP="00AD2328">
      <w:r>
        <w:t>For the first customer presentation, the team may use controlled demo data. However, every value must have a clear source status internally:</w:t>
      </w:r>
    </w:p>
    <w:p w:rsidR="00AD2328" w:rsidRDefault="00AD2328" w:rsidP="00AD2328"/>
    <w:p w:rsidR="00AD2328" w:rsidRDefault="00AD2328" w:rsidP="00AD2328">
      <w:r>
        <w:t>LIVE</w:t>
      </w:r>
    </w:p>
    <w:p w:rsidR="00AD2328" w:rsidRDefault="00AD2328" w:rsidP="00AD2328"/>
    <w:p w:rsidR="00AD2328" w:rsidRDefault="00AD2328" w:rsidP="00AD2328">
      <w:r>
        <w:t>RULE_BASED</w:t>
      </w:r>
    </w:p>
    <w:p w:rsidR="00AD2328" w:rsidRDefault="00AD2328" w:rsidP="00AD2328"/>
    <w:p w:rsidR="00AD2328" w:rsidRDefault="00AD2328" w:rsidP="00AD2328">
      <w:r>
        <w:lastRenderedPageBreak/>
        <w:t>DERIVED</w:t>
      </w:r>
    </w:p>
    <w:p w:rsidR="00AD2328" w:rsidRDefault="00AD2328" w:rsidP="00AD2328"/>
    <w:p w:rsidR="00AD2328" w:rsidRDefault="00AD2328" w:rsidP="00AD2328">
      <w:r>
        <w:t>SIMULATED</w:t>
      </w:r>
    </w:p>
    <w:p w:rsidR="00AD2328" w:rsidRDefault="00AD2328" w:rsidP="00AD2328"/>
    <w:p w:rsidR="00AD2328" w:rsidRDefault="00AD2328" w:rsidP="00AD2328">
      <w:r>
        <w:t>The demo must never present simulated values as validated AI accuracy. Use labels such as:</w:t>
      </w:r>
    </w:p>
    <w:p w:rsidR="00AD2328" w:rsidRDefault="00AD2328" w:rsidP="00AD2328"/>
    <w:p w:rsidR="00AD2328" w:rsidRDefault="00AD2328" w:rsidP="00AD2328">
      <w:r>
        <w:t>Prediction Readiness</w:t>
      </w:r>
    </w:p>
    <w:p w:rsidR="00AD2328" w:rsidRDefault="00AD2328" w:rsidP="00AD2328"/>
    <w:p w:rsidR="00AD2328" w:rsidRDefault="00AD2328" w:rsidP="00AD2328">
      <w:r>
        <w:t>Current Data Coverage</w:t>
      </w:r>
    </w:p>
    <w:p w:rsidR="00AD2328" w:rsidRDefault="00AD2328" w:rsidP="00AD2328"/>
    <w:p w:rsidR="00AD2328" w:rsidRDefault="00AD2328" w:rsidP="00AD2328">
      <w:r>
        <w:t>Estimated Potential</w:t>
      </w:r>
    </w:p>
    <w:p w:rsidR="00AD2328" w:rsidRDefault="00AD2328" w:rsidP="00AD2328"/>
    <w:p w:rsidR="00AD2328" w:rsidRDefault="00AD2328" w:rsidP="00AD2328">
      <w:r>
        <w:t>Demo Prediction</w:t>
      </w:r>
    </w:p>
    <w:p w:rsidR="00AD2328" w:rsidRDefault="00AD2328" w:rsidP="00AD2328"/>
    <w:p w:rsidR="00AD2328" w:rsidRDefault="00AD2328" w:rsidP="00AD2328">
      <w:r>
        <w:t>Rule-based Warning</w:t>
      </w:r>
    </w:p>
    <w:p w:rsidR="00AD2328" w:rsidRDefault="00AD2328" w:rsidP="00AD2328"/>
    <w:p w:rsidR="00AD2328" w:rsidRDefault="00AD2328" w:rsidP="00AD2328">
      <w:r>
        <w:t>For example:</w:t>
      </w:r>
    </w:p>
    <w:p w:rsidR="00AD2328" w:rsidRDefault="00AD2328" w:rsidP="00AD2328"/>
    <w:p w:rsidR="00AD2328" w:rsidRDefault="00AD2328" w:rsidP="00AD2328">
      <w:r>
        <w:t>Prediction Readiness: 42%</w:t>
      </w:r>
    </w:p>
    <w:p w:rsidR="00AD2328" w:rsidRDefault="00AD2328" w:rsidP="00AD2328"/>
    <w:p w:rsidR="00AD2328" w:rsidRDefault="00AD2328" w:rsidP="00AD2328">
      <w:r>
        <w:t>Potential after connecting quality data: 68%</w:t>
      </w:r>
    </w:p>
    <w:p w:rsidR="00AD2328" w:rsidRDefault="00AD2328" w:rsidP="00AD2328"/>
    <w:p w:rsidR="00AD2328" w:rsidRDefault="00AD2328" w:rsidP="00AD2328">
      <w:r>
        <w:t>Potential after connecting maintenance data: 81%</w:t>
      </w:r>
    </w:p>
    <w:p w:rsidR="00AD2328" w:rsidRDefault="00AD2328" w:rsidP="00AD2328"/>
    <w:p w:rsidR="00AD2328" w:rsidRDefault="00AD2328" w:rsidP="00AD2328">
      <w:r>
        <w:t>Potential after connecting all machines: 92%</w:t>
      </w:r>
    </w:p>
    <w:p w:rsidR="00AD2328" w:rsidRDefault="00AD2328" w:rsidP="00AD2328"/>
    <w:p w:rsidR="00AD2328" w:rsidRDefault="00AD2328" w:rsidP="00AD2328">
      <w:r>
        <w:t>These values can initially come from a simple configuration file instead of a complex backend calculation.</w:t>
      </w:r>
    </w:p>
    <w:p w:rsidR="00AD2328" w:rsidRDefault="00AD2328" w:rsidP="00AD2328"/>
    <w:p w:rsidR="00AD2328" w:rsidRDefault="00AD2328" w:rsidP="00AD2328">
      <w:r>
        <w:lastRenderedPageBreak/>
        <w:t>Create one central demo configuration, for example:</w:t>
      </w:r>
    </w:p>
    <w:p w:rsidR="00AD2328" w:rsidRDefault="00AD2328" w:rsidP="00AD2328"/>
    <w:p w:rsidR="00AD2328" w:rsidRDefault="00AD2328" w:rsidP="00AD2328">
      <w:r>
        <w:t>{</w:t>
      </w:r>
    </w:p>
    <w:p w:rsidR="00AD2328" w:rsidRDefault="00AD2328" w:rsidP="00AD2328">
      <w:r>
        <w:t>"</w:t>
      </w:r>
      <w:proofErr w:type="spellStart"/>
      <w:proofErr w:type="gramStart"/>
      <w:r>
        <w:t>totalMachines</w:t>
      </w:r>
      <w:proofErr w:type="spellEnd"/>
      <w:proofErr w:type="gramEnd"/>
      <w:r>
        <w:t>": 20,</w:t>
      </w:r>
    </w:p>
    <w:p w:rsidR="00AD2328" w:rsidRDefault="00AD2328" w:rsidP="00AD2328">
      <w:r>
        <w:t>"</w:t>
      </w:r>
      <w:proofErr w:type="spellStart"/>
      <w:proofErr w:type="gramStart"/>
      <w:r>
        <w:t>connectedMachines</w:t>
      </w:r>
      <w:proofErr w:type="spellEnd"/>
      <w:proofErr w:type="gramEnd"/>
      <w:r>
        <w:t>": 1,</w:t>
      </w:r>
    </w:p>
    <w:p w:rsidR="00AD2328" w:rsidRDefault="00AD2328" w:rsidP="00AD2328">
      <w:r>
        <w:t>"</w:t>
      </w:r>
      <w:proofErr w:type="spellStart"/>
      <w:proofErr w:type="gramStart"/>
      <w:r>
        <w:t>digitalizationProgress</w:t>
      </w:r>
      <w:proofErr w:type="spellEnd"/>
      <w:proofErr w:type="gramEnd"/>
      <w:r>
        <w:t>": 28,</w:t>
      </w:r>
    </w:p>
    <w:p w:rsidR="00AD2328" w:rsidRDefault="00AD2328" w:rsidP="00AD2328">
      <w:r>
        <w:t>"</w:t>
      </w:r>
      <w:proofErr w:type="spellStart"/>
      <w:proofErr w:type="gramStart"/>
      <w:r>
        <w:t>predictionReadiness</w:t>
      </w:r>
      <w:proofErr w:type="spellEnd"/>
      <w:proofErr w:type="gramEnd"/>
      <w:r>
        <w:t>": 42,</w:t>
      </w:r>
    </w:p>
    <w:p w:rsidR="00AD2328" w:rsidRDefault="00AD2328" w:rsidP="00AD2328">
      <w:r>
        <w:t>"</w:t>
      </w:r>
      <w:proofErr w:type="spellStart"/>
      <w:proofErr w:type="gramStart"/>
      <w:r>
        <w:t>dataQuality</w:t>
      </w:r>
      <w:proofErr w:type="spellEnd"/>
      <w:proofErr w:type="gramEnd"/>
      <w:r>
        <w:t>": 86,</w:t>
      </w:r>
    </w:p>
    <w:p w:rsidR="00AD2328" w:rsidRDefault="00AD2328" w:rsidP="00AD2328">
      <w:r>
        <w:t>"</w:t>
      </w:r>
      <w:proofErr w:type="spellStart"/>
      <w:proofErr w:type="gramStart"/>
      <w:r>
        <w:t>connectedSources</w:t>
      </w:r>
      <w:proofErr w:type="spellEnd"/>
      <w:proofErr w:type="gramEnd"/>
      <w:r>
        <w:t>": [</w:t>
      </w:r>
    </w:p>
    <w:p w:rsidR="00AD2328" w:rsidRDefault="00AD2328" w:rsidP="00AD2328">
      <w:r>
        <w:t>"</w:t>
      </w:r>
      <w:proofErr w:type="spellStart"/>
      <w:r>
        <w:t>machine_data</w:t>
      </w:r>
      <w:proofErr w:type="spellEnd"/>
      <w:r>
        <w:t>",</w:t>
      </w:r>
    </w:p>
    <w:p w:rsidR="00AD2328" w:rsidRDefault="00AD2328" w:rsidP="00AD2328">
      <w:r>
        <w:t>"</w:t>
      </w:r>
      <w:proofErr w:type="spellStart"/>
      <w:r>
        <w:t>machine_state</w:t>
      </w:r>
      <w:proofErr w:type="spellEnd"/>
      <w:r>
        <w:t>",</w:t>
      </w:r>
    </w:p>
    <w:p w:rsidR="00AD2328" w:rsidRDefault="00AD2328" w:rsidP="00AD2328">
      <w:r>
        <w:t>"</w:t>
      </w:r>
      <w:proofErr w:type="spellStart"/>
      <w:r>
        <w:t>live_sensors</w:t>
      </w:r>
      <w:proofErr w:type="spellEnd"/>
      <w:r>
        <w:t>"</w:t>
      </w:r>
    </w:p>
    <w:p w:rsidR="00AD2328" w:rsidRDefault="00AD2328" w:rsidP="00AD2328">
      <w:r>
        <w:t>],</w:t>
      </w:r>
    </w:p>
    <w:p w:rsidR="00AD2328" w:rsidRDefault="00AD2328" w:rsidP="00AD2328">
      <w:r>
        <w:t>"</w:t>
      </w:r>
      <w:proofErr w:type="spellStart"/>
      <w:proofErr w:type="gramStart"/>
      <w:r>
        <w:t>missingSources</w:t>
      </w:r>
      <w:proofErr w:type="spellEnd"/>
      <w:proofErr w:type="gramEnd"/>
      <w:r>
        <w:t>": [</w:t>
      </w:r>
    </w:p>
    <w:p w:rsidR="00AD2328" w:rsidRDefault="00AD2328" w:rsidP="00AD2328">
      <w:r>
        <w:t>"</w:t>
      </w:r>
      <w:proofErr w:type="spellStart"/>
      <w:r>
        <w:t>quality_data</w:t>
      </w:r>
      <w:proofErr w:type="spellEnd"/>
      <w:r>
        <w:t>",</w:t>
      </w:r>
    </w:p>
    <w:p w:rsidR="00AD2328" w:rsidRDefault="00AD2328" w:rsidP="00AD2328">
      <w:r>
        <w:t>"</w:t>
      </w:r>
      <w:proofErr w:type="spellStart"/>
      <w:r>
        <w:t>maintenance_history</w:t>
      </w:r>
      <w:proofErr w:type="spellEnd"/>
      <w:r>
        <w:t>",</w:t>
      </w:r>
    </w:p>
    <w:p w:rsidR="00AD2328" w:rsidRDefault="00AD2328" w:rsidP="00AD2328">
      <w:r>
        <w:t>"</w:t>
      </w:r>
      <w:proofErr w:type="spellStart"/>
      <w:r>
        <w:t>material_batches</w:t>
      </w:r>
      <w:proofErr w:type="spellEnd"/>
      <w:r>
        <w:t>",</w:t>
      </w:r>
    </w:p>
    <w:p w:rsidR="00AD2328" w:rsidRDefault="00AD2328" w:rsidP="00AD2328">
      <w:r>
        <w:t>"</w:t>
      </w:r>
      <w:proofErr w:type="spellStart"/>
      <w:r>
        <w:t>energy_data</w:t>
      </w:r>
      <w:proofErr w:type="spellEnd"/>
      <w:r>
        <w:t>"</w:t>
      </w:r>
    </w:p>
    <w:p w:rsidR="00AD2328" w:rsidRDefault="00AD2328" w:rsidP="00AD2328">
      <w:r>
        <w:t>]</w:t>
      </w:r>
    </w:p>
    <w:p w:rsidR="00AD2328" w:rsidRDefault="00AD2328" w:rsidP="00AD2328">
      <w:r>
        <w:t>}</w:t>
      </w:r>
    </w:p>
    <w:p w:rsidR="00AD2328" w:rsidRDefault="00AD2328" w:rsidP="00AD2328"/>
    <w:p w:rsidR="00AD2328" w:rsidRDefault="00AD2328" w:rsidP="00AD2328">
      <w:r>
        <w:t>The frontend should calculate the visible progress from this configuration. This allows us to adjust the presentation quickly without changing the whole backend.</w:t>
      </w:r>
    </w:p>
    <w:p w:rsidR="00AD2328" w:rsidRDefault="00AD2328" w:rsidP="00AD2328"/>
    <w:p w:rsidR="00AD2328" w:rsidRDefault="00AD2328" w:rsidP="00AD2328">
      <w:r>
        <w:t>The locked functions should be driven by a second configuration:</w:t>
      </w:r>
    </w:p>
    <w:p w:rsidR="00AD2328" w:rsidRDefault="00AD2328" w:rsidP="00AD2328"/>
    <w:p w:rsidR="00AD2328" w:rsidRDefault="00AD2328" w:rsidP="00AD2328">
      <w:r>
        <w:t>[</w:t>
      </w:r>
    </w:p>
    <w:p w:rsidR="00AD2328" w:rsidRDefault="00AD2328" w:rsidP="00AD2328">
      <w:r>
        <w:t>{</w:t>
      </w:r>
    </w:p>
    <w:p w:rsidR="00AD2328" w:rsidRDefault="00AD2328" w:rsidP="00AD2328">
      <w:r>
        <w:t>"</w:t>
      </w:r>
      <w:proofErr w:type="gramStart"/>
      <w:r>
        <w:t>name</w:t>
      </w:r>
      <w:proofErr w:type="gramEnd"/>
      <w:r>
        <w:t>": "Quality Degradation Prediction",</w:t>
      </w:r>
    </w:p>
    <w:p w:rsidR="00AD2328" w:rsidRDefault="00AD2328" w:rsidP="00AD2328">
      <w:r>
        <w:lastRenderedPageBreak/>
        <w:t>"</w:t>
      </w:r>
      <w:proofErr w:type="gramStart"/>
      <w:r>
        <w:t>status</w:t>
      </w:r>
      <w:proofErr w:type="gramEnd"/>
      <w:r>
        <w:t>": "locked",</w:t>
      </w:r>
    </w:p>
    <w:p w:rsidR="00AD2328" w:rsidRDefault="00AD2328" w:rsidP="00AD2328">
      <w:r>
        <w:t>"</w:t>
      </w:r>
      <w:proofErr w:type="gramStart"/>
      <w:r>
        <w:t>requires</w:t>
      </w:r>
      <w:proofErr w:type="gramEnd"/>
      <w:r>
        <w:t>": ["</w:t>
      </w:r>
      <w:proofErr w:type="spellStart"/>
      <w:r>
        <w:t>quality_data</w:t>
      </w:r>
      <w:proofErr w:type="spellEnd"/>
      <w:r>
        <w:t>"],</w:t>
      </w:r>
    </w:p>
    <w:p w:rsidR="00AD2328" w:rsidRDefault="00AD2328" w:rsidP="00AD2328">
      <w:r>
        <w:t>"</w:t>
      </w:r>
      <w:proofErr w:type="gramStart"/>
      <w:r>
        <w:t>benefit</w:t>
      </w:r>
      <w:proofErr w:type="gramEnd"/>
      <w:r>
        <w:t>": "Earlier detection of quality deterioration"</w:t>
      </w:r>
    </w:p>
    <w:p w:rsidR="00AD2328" w:rsidRDefault="00AD2328" w:rsidP="00AD2328">
      <w:r>
        <w:t>},</w:t>
      </w:r>
    </w:p>
    <w:p w:rsidR="00AD2328" w:rsidRDefault="00AD2328" w:rsidP="00AD2328">
      <w:r>
        <w:t>{</w:t>
      </w:r>
    </w:p>
    <w:p w:rsidR="00AD2328" w:rsidRDefault="00AD2328" w:rsidP="00AD2328">
      <w:r>
        <w:t>"</w:t>
      </w:r>
      <w:proofErr w:type="gramStart"/>
      <w:r>
        <w:t>name</w:t>
      </w:r>
      <w:proofErr w:type="gramEnd"/>
      <w:r>
        <w:t>": "Remaining Useful Life",</w:t>
      </w:r>
    </w:p>
    <w:p w:rsidR="00AD2328" w:rsidRDefault="00AD2328" w:rsidP="00AD2328">
      <w:r>
        <w:t>"</w:t>
      </w:r>
      <w:proofErr w:type="gramStart"/>
      <w:r>
        <w:t>status</w:t>
      </w:r>
      <w:proofErr w:type="gramEnd"/>
      <w:r>
        <w:t>": "locked",</w:t>
      </w:r>
    </w:p>
    <w:p w:rsidR="00AD2328" w:rsidRDefault="00AD2328" w:rsidP="00AD2328">
      <w:r>
        <w:t>"</w:t>
      </w:r>
      <w:proofErr w:type="gramStart"/>
      <w:r>
        <w:t>requires</w:t>
      </w:r>
      <w:proofErr w:type="gramEnd"/>
      <w:r>
        <w:t>": ["</w:t>
      </w:r>
      <w:proofErr w:type="spellStart"/>
      <w:r>
        <w:t>maintenance_history</w:t>
      </w:r>
      <w:proofErr w:type="spellEnd"/>
      <w:r>
        <w:t>"],</w:t>
      </w:r>
    </w:p>
    <w:p w:rsidR="00AD2328" w:rsidRDefault="00AD2328" w:rsidP="00AD2328">
      <w:r>
        <w:t>"</w:t>
      </w:r>
      <w:proofErr w:type="gramStart"/>
      <w:r>
        <w:t>benefit</w:t>
      </w:r>
      <w:proofErr w:type="gramEnd"/>
      <w:r>
        <w:t>": "Better maintenance planning"</w:t>
      </w:r>
    </w:p>
    <w:p w:rsidR="00AD2328" w:rsidRDefault="00AD2328" w:rsidP="00AD2328">
      <w:r>
        <w:t>},</w:t>
      </w:r>
    </w:p>
    <w:p w:rsidR="00AD2328" w:rsidRDefault="00AD2328" w:rsidP="00AD2328">
      <w:r>
        <w:t>{</w:t>
      </w:r>
    </w:p>
    <w:p w:rsidR="00AD2328" w:rsidRDefault="00AD2328" w:rsidP="00AD2328">
      <w:r>
        <w:t>"</w:t>
      </w:r>
      <w:proofErr w:type="gramStart"/>
      <w:r>
        <w:t>name</w:t>
      </w:r>
      <w:proofErr w:type="gramEnd"/>
      <w:r>
        <w:t xml:space="preserve">": "Material </w:t>
      </w:r>
      <w:proofErr w:type="spellStart"/>
      <w:r>
        <w:t>Behaviour</w:t>
      </w:r>
      <w:proofErr w:type="spellEnd"/>
      <w:r>
        <w:t xml:space="preserve"> Analysis",</w:t>
      </w:r>
    </w:p>
    <w:p w:rsidR="00AD2328" w:rsidRDefault="00AD2328" w:rsidP="00AD2328">
      <w:r>
        <w:t>"</w:t>
      </w:r>
      <w:proofErr w:type="gramStart"/>
      <w:r>
        <w:t>status</w:t>
      </w:r>
      <w:proofErr w:type="gramEnd"/>
      <w:r>
        <w:t>": "</w:t>
      </w:r>
      <w:proofErr w:type="spellStart"/>
      <w:r>
        <w:t>partially_available</w:t>
      </w:r>
      <w:proofErr w:type="spellEnd"/>
      <w:r>
        <w:t>",</w:t>
      </w:r>
    </w:p>
    <w:p w:rsidR="00AD2328" w:rsidRDefault="00AD2328" w:rsidP="00AD2328">
      <w:r>
        <w:t>"</w:t>
      </w:r>
      <w:proofErr w:type="gramStart"/>
      <w:r>
        <w:t>requires</w:t>
      </w:r>
      <w:proofErr w:type="gramEnd"/>
      <w:r>
        <w:t>": ["</w:t>
      </w:r>
      <w:proofErr w:type="spellStart"/>
      <w:r>
        <w:t>material_batches</w:t>
      </w:r>
      <w:proofErr w:type="spellEnd"/>
      <w:r>
        <w:t>"],</w:t>
      </w:r>
    </w:p>
    <w:p w:rsidR="00AD2328" w:rsidRDefault="00AD2328" w:rsidP="00AD2328">
      <w:r>
        <w:t>"</w:t>
      </w:r>
      <w:proofErr w:type="gramStart"/>
      <w:r>
        <w:t>benefit</w:t>
      </w:r>
      <w:proofErr w:type="gramEnd"/>
      <w:r>
        <w:t>": "Comparison of material batches"</w:t>
      </w:r>
    </w:p>
    <w:p w:rsidR="00AD2328" w:rsidRDefault="00AD2328" w:rsidP="00AD2328">
      <w:r>
        <w:t>}</w:t>
      </w:r>
    </w:p>
    <w:p w:rsidR="00AD2328" w:rsidRDefault="00AD2328" w:rsidP="00AD2328">
      <w:r>
        <w:t>]</w:t>
      </w:r>
    </w:p>
    <w:p w:rsidR="00AD2328" w:rsidRDefault="00AD2328" w:rsidP="00AD2328"/>
    <w:p w:rsidR="00AD2328" w:rsidRDefault="00AD2328" w:rsidP="00AD2328">
      <w:r>
        <w:t>When a source is marked as connected, the UI should automatically:</w:t>
      </w:r>
    </w:p>
    <w:p w:rsidR="00AD2328" w:rsidRDefault="00AD2328" w:rsidP="00AD2328"/>
    <w:p w:rsidR="00AD2328" w:rsidRDefault="00AD2328" w:rsidP="00AD2328">
      <w:r>
        <w:t>Increase the digitalization progress</w:t>
      </w:r>
    </w:p>
    <w:p w:rsidR="00AD2328" w:rsidRDefault="00AD2328" w:rsidP="00AD2328"/>
    <w:p w:rsidR="00AD2328" w:rsidRDefault="00AD2328" w:rsidP="00AD2328">
      <w:r>
        <w:t>Increase prediction readiness</w:t>
      </w:r>
    </w:p>
    <w:p w:rsidR="00AD2328" w:rsidRDefault="00AD2328" w:rsidP="00AD2328"/>
    <w:p w:rsidR="00AD2328" w:rsidRDefault="00AD2328" w:rsidP="00AD2328">
      <w:r>
        <w:t>Change the function status</w:t>
      </w:r>
    </w:p>
    <w:p w:rsidR="00AD2328" w:rsidRDefault="00AD2328" w:rsidP="00AD2328"/>
    <w:p w:rsidR="00AD2328" w:rsidRDefault="00AD2328" w:rsidP="00AD2328">
      <w:r>
        <w:t>Remove the lock</w:t>
      </w:r>
    </w:p>
    <w:p w:rsidR="00AD2328" w:rsidRDefault="00AD2328" w:rsidP="00AD2328"/>
    <w:p w:rsidR="00AD2328" w:rsidRDefault="00AD2328" w:rsidP="00AD2328">
      <w:r>
        <w:t>Show the next implementation step</w:t>
      </w:r>
    </w:p>
    <w:p w:rsidR="00AD2328" w:rsidRDefault="00AD2328" w:rsidP="00AD2328"/>
    <w:p w:rsidR="00AD2328" w:rsidRDefault="00AD2328" w:rsidP="00AD2328">
      <w:r>
        <w:t>This does not need a complex AI service for the first demo. A simple capability engine in the frontend or backend is sufficient.</w:t>
      </w:r>
    </w:p>
    <w:p w:rsidR="00AD2328" w:rsidRDefault="00AD2328" w:rsidP="00AD2328"/>
    <w:p w:rsidR="00AD2328" w:rsidRDefault="00AD2328" w:rsidP="00AD2328">
      <w:r>
        <w:t>Example logic:</w:t>
      </w:r>
    </w:p>
    <w:p w:rsidR="00AD2328" w:rsidRDefault="00AD2328" w:rsidP="00AD2328"/>
    <w:p w:rsidR="00AD2328" w:rsidRDefault="00AD2328" w:rsidP="00AD2328">
      <w:proofErr w:type="spellStart"/>
      <w:proofErr w:type="gramStart"/>
      <w:r>
        <w:t>const</w:t>
      </w:r>
      <w:proofErr w:type="spellEnd"/>
      <w:proofErr w:type="gramEnd"/>
      <w:r>
        <w:t xml:space="preserve"> </w:t>
      </w:r>
      <w:proofErr w:type="spellStart"/>
      <w:r>
        <w:t>isAvailable</w:t>
      </w:r>
      <w:proofErr w:type="spellEnd"/>
      <w:r>
        <w:t xml:space="preserve"> = </w:t>
      </w:r>
      <w:proofErr w:type="spellStart"/>
      <w:r>
        <w:t>feature.requires.every</w:t>
      </w:r>
      <w:proofErr w:type="spellEnd"/>
      <w:r>
        <w:t>(</w:t>
      </w:r>
    </w:p>
    <w:p w:rsidR="00AD2328" w:rsidRDefault="00AD2328" w:rsidP="00AD2328">
      <w:proofErr w:type="gramStart"/>
      <w:r>
        <w:t>source</w:t>
      </w:r>
      <w:proofErr w:type="gramEnd"/>
      <w:r>
        <w:t xml:space="preserve"> =&gt; </w:t>
      </w:r>
      <w:proofErr w:type="spellStart"/>
      <w:r>
        <w:t>connectedSources.includes</w:t>
      </w:r>
      <w:proofErr w:type="spellEnd"/>
      <w:r>
        <w:t>(source)</w:t>
      </w:r>
    </w:p>
    <w:p w:rsidR="00AD2328" w:rsidRDefault="00AD2328" w:rsidP="00AD2328">
      <w:r>
        <w:t>);</w:t>
      </w:r>
    </w:p>
    <w:p w:rsidR="00AD2328" w:rsidRDefault="00AD2328" w:rsidP="00AD2328"/>
    <w:p w:rsidR="00AD2328" w:rsidRDefault="00AD2328" w:rsidP="00AD2328">
      <w:r>
        <w:t xml:space="preserve">For the </w:t>
      </w:r>
      <w:proofErr w:type="spellStart"/>
      <w:r>
        <w:t>Figma</w:t>
      </w:r>
      <w:proofErr w:type="spellEnd"/>
      <w:r>
        <w:t xml:space="preserve"> designer:</w:t>
      </w:r>
    </w:p>
    <w:p w:rsidR="00AD2328" w:rsidRDefault="00AD2328" w:rsidP="00AD2328"/>
    <w:p w:rsidR="00AD2328" w:rsidRDefault="00AD2328" w:rsidP="00AD2328">
      <w:r>
        <w:t>Use a serious industrial design.</w:t>
      </w:r>
    </w:p>
    <w:p w:rsidR="00AD2328" w:rsidRDefault="00AD2328" w:rsidP="00AD2328"/>
    <w:p w:rsidR="00AD2328" w:rsidRDefault="00AD2328" w:rsidP="00AD2328">
      <w:r>
        <w:t>Dark graphite, steel grey and one strong green accent.</w:t>
      </w:r>
    </w:p>
    <w:p w:rsidR="00AD2328" w:rsidRDefault="00AD2328" w:rsidP="00AD2328"/>
    <w:p w:rsidR="00AD2328" w:rsidRDefault="00AD2328" w:rsidP="00AD2328">
      <w:r>
        <w:t>Avoid excessive gradients, playful illustrations and many colors.</w:t>
      </w:r>
    </w:p>
    <w:p w:rsidR="00AD2328" w:rsidRDefault="00AD2328" w:rsidP="00AD2328"/>
    <w:p w:rsidR="00AD2328" w:rsidRDefault="00AD2328" w:rsidP="00AD2328">
      <w:r>
        <w:t>The central production map is the most important visual element.</w:t>
      </w:r>
    </w:p>
    <w:p w:rsidR="00AD2328" w:rsidRDefault="00AD2328" w:rsidP="00AD2328"/>
    <w:p w:rsidR="00AD2328" w:rsidRDefault="00AD2328" w:rsidP="00AD2328">
      <w:r>
        <w:t>The user should feel that this represents his factory, not a generic software product.</w:t>
      </w:r>
    </w:p>
    <w:p w:rsidR="00AD2328" w:rsidRDefault="00AD2328" w:rsidP="00AD2328"/>
    <w:p w:rsidR="00AD2328" w:rsidRDefault="00AD2328" w:rsidP="00AD2328">
      <w:r>
        <w:t>The production overview should show:</w:t>
      </w:r>
    </w:p>
    <w:p w:rsidR="00AD2328" w:rsidRDefault="00AD2328" w:rsidP="00AD2328"/>
    <w:p w:rsidR="00AD2328" w:rsidRDefault="00AD2328" w:rsidP="00AD2328">
      <w:r>
        <w:t>Office IT network</w:t>
      </w:r>
    </w:p>
    <w:p w:rsidR="00AD2328" w:rsidRDefault="00AD2328" w:rsidP="00AD2328"/>
    <w:p w:rsidR="00AD2328" w:rsidRDefault="00AD2328" w:rsidP="00AD2328">
      <w:r>
        <w:t>Edge Gateway</w:t>
      </w:r>
    </w:p>
    <w:p w:rsidR="00AD2328" w:rsidRDefault="00AD2328" w:rsidP="00AD2328"/>
    <w:p w:rsidR="00AD2328" w:rsidRDefault="00AD2328" w:rsidP="00AD2328">
      <w:r>
        <w:t>Connected Extruder 1</w:t>
      </w:r>
    </w:p>
    <w:p w:rsidR="00AD2328" w:rsidRDefault="00AD2328" w:rsidP="00AD2328"/>
    <w:p w:rsidR="00AD2328" w:rsidRDefault="00AD2328" w:rsidP="00AD2328">
      <w:r>
        <w:t>19 additional machines in grey</w:t>
      </w:r>
    </w:p>
    <w:p w:rsidR="00AD2328" w:rsidRDefault="00AD2328" w:rsidP="00AD2328"/>
    <w:p w:rsidR="00AD2328" w:rsidRDefault="00AD2328" w:rsidP="00AD2328">
      <w:r>
        <w:t>Missing machine network</w:t>
      </w:r>
    </w:p>
    <w:p w:rsidR="00AD2328" w:rsidRDefault="00AD2328" w:rsidP="00AD2328"/>
    <w:p w:rsidR="00AD2328" w:rsidRDefault="00AD2328" w:rsidP="00AD2328">
      <w:r>
        <w:t>Missing quality connection</w:t>
      </w:r>
    </w:p>
    <w:p w:rsidR="00AD2328" w:rsidRDefault="00AD2328" w:rsidP="00AD2328"/>
    <w:p w:rsidR="00AD2328" w:rsidRDefault="00AD2328" w:rsidP="00AD2328">
      <w:r>
        <w:t>Missing maintenance connection</w:t>
      </w:r>
    </w:p>
    <w:p w:rsidR="00AD2328" w:rsidRDefault="00AD2328" w:rsidP="00AD2328"/>
    <w:p w:rsidR="00AD2328" w:rsidRDefault="00AD2328" w:rsidP="00AD2328">
      <w:r>
        <w:t>The connected machine should be visually strong and active. All future machines should remain visible but disabled.</w:t>
      </w:r>
    </w:p>
    <w:p w:rsidR="00AD2328" w:rsidRDefault="00AD2328" w:rsidP="00AD2328"/>
    <w:p w:rsidR="00AD2328" w:rsidRDefault="00AD2328" w:rsidP="00AD2328">
      <w:r>
        <w:t>For the developer:</w:t>
      </w:r>
    </w:p>
    <w:p w:rsidR="00AD2328" w:rsidRDefault="00AD2328" w:rsidP="00AD2328"/>
    <w:p w:rsidR="00AD2328" w:rsidRDefault="00AD2328" w:rsidP="00AD2328">
      <w:r>
        <w:t>Do not show 20 individual heavy charts on the start page.</w:t>
      </w:r>
    </w:p>
    <w:p w:rsidR="00AD2328" w:rsidRDefault="00AD2328" w:rsidP="00AD2328"/>
    <w:p w:rsidR="00AD2328" w:rsidRDefault="00AD2328" w:rsidP="00AD2328">
      <w:r>
        <w:t xml:space="preserve">Use compact SVG </w:t>
      </w:r>
      <w:proofErr w:type="spellStart"/>
      <w:r>
        <w:t>sparklines</w:t>
      </w:r>
      <w:proofErr w:type="spellEnd"/>
      <w:r>
        <w:t xml:space="preserve"> or simple CSS indicators.</w:t>
      </w:r>
    </w:p>
    <w:p w:rsidR="00AD2328" w:rsidRDefault="00AD2328" w:rsidP="00AD2328"/>
    <w:p w:rsidR="00AD2328" w:rsidRDefault="00AD2328" w:rsidP="00AD2328">
      <w:r>
        <w:t>Load detailed charts only after the user opens a machine.</w:t>
      </w:r>
    </w:p>
    <w:p w:rsidR="00AD2328" w:rsidRDefault="00AD2328" w:rsidP="00AD2328"/>
    <w:p w:rsidR="00AD2328" w:rsidRDefault="00AD2328" w:rsidP="00AD2328">
      <w:r>
        <w:t xml:space="preserve">Do not use large videos, heavy 3D models or </w:t>
      </w:r>
      <w:proofErr w:type="spellStart"/>
      <w:r>
        <w:t>WebGL</w:t>
      </w:r>
      <w:proofErr w:type="spellEnd"/>
      <w:r>
        <w:t>.</w:t>
      </w:r>
    </w:p>
    <w:p w:rsidR="00AD2328" w:rsidRDefault="00AD2328" w:rsidP="00AD2328"/>
    <w:p w:rsidR="00AD2328" w:rsidRDefault="00AD2328" w:rsidP="00AD2328">
      <w:r>
        <w:t>Avoid constant animations.</w:t>
      </w:r>
    </w:p>
    <w:p w:rsidR="00AD2328" w:rsidRDefault="00AD2328" w:rsidP="00AD2328"/>
    <w:p w:rsidR="00AD2328" w:rsidRDefault="00AD2328" w:rsidP="00AD2328">
      <w:r>
        <w:t>Use lazy loading for charts and secondary pages.</w:t>
      </w:r>
    </w:p>
    <w:p w:rsidR="00AD2328" w:rsidRDefault="00AD2328" w:rsidP="00AD2328"/>
    <w:p w:rsidR="00AD2328" w:rsidRDefault="00AD2328" w:rsidP="00AD2328">
      <w:r>
        <w:t>Do not poll every sensor separately.</w:t>
      </w:r>
    </w:p>
    <w:p w:rsidR="00AD2328" w:rsidRDefault="00AD2328" w:rsidP="00AD2328"/>
    <w:p w:rsidR="00AD2328" w:rsidRDefault="00AD2328" w:rsidP="00AD2328">
      <w:r>
        <w:t xml:space="preserve">Use one combined dashboard API or one aggregated </w:t>
      </w:r>
      <w:proofErr w:type="spellStart"/>
      <w:r>
        <w:t>WebSocket</w:t>
      </w:r>
      <w:proofErr w:type="spellEnd"/>
      <w:r>
        <w:t>/SSE stream.</w:t>
      </w:r>
    </w:p>
    <w:p w:rsidR="00AD2328" w:rsidRDefault="00AD2328" w:rsidP="00AD2328"/>
    <w:p w:rsidR="00AD2328" w:rsidRDefault="00AD2328" w:rsidP="00AD2328">
      <w:r>
        <w:t>Only keep the most recent data points in the browser.</w:t>
      </w:r>
    </w:p>
    <w:p w:rsidR="00AD2328" w:rsidRDefault="00AD2328" w:rsidP="00AD2328"/>
    <w:p w:rsidR="00AD2328" w:rsidRDefault="00AD2328" w:rsidP="00AD2328">
      <w:r>
        <w:t>The system must run on the small HP Mini PC. Therefore:</w:t>
      </w:r>
    </w:p>
    <w:p w:rsidR="00AD2328" w:rsidRDefault="00AD2328" w:rsidP="00AD2328"/>
    <w:p w:rsidR="00AD2328" w:rsidRDefault="00AD2328" w:rsidP="00AD2328">
      <w:r>
        <w:t>The frontend should remain a normal lightweight React/</w:t>
      </w:r>
      <w:proofErr w:type="spellStart"/>
      <w:r>
        <w:t>Vite</w:t>
      </w:r>
      <w:proofErr w:type="spellEnd"/>
      <w:r>
        <w:t xml:space="preserve"> application.</w:t>
      </w:r>
    </w:p>
    <w:p w:rsidR="00AD2328" w:rsidRDefault="00AD2328" w:rsidP="00AD2328"/>
    <w:p w:rsidR="00AD2328" w:rsidRDefault="00AD2328" w:rsidP="00AD2328">
      <w:r>
        <w:t>The backend should provide already aggregated values.</w:t>
      </w:r>
    </w:p>
    <w:p w:rsidR="00AD2328" w:rsidRDefault="00AD2328" w:rsidP="00AD2328"/>
    <w:p w:rsidR="00AD2328" w:rsidRDefault="00AD2328" w:rsidP="00AD2328">
      <w:r>
        <w:t>Do not perform ML training on the Mini PC.</w:t>
      </w:r>
    </w:p>
    <w:p w:rsidR="00AD2328" w:rsidRDefault="00AD2328" w:rsidP="00AD2328"/>
    <w:p w:rsidR="00AD2328" w:rsidRDefault="00AD2328" w:rsidP="00AD2328">
      <w:r>
        <w:t>Do not calculate large historical datasets in the browser.</w:t>
      </w:r>
    </w:p>
    <w:p w:rsidR="00AD2328" w:rsidRDefault="00AD2328" w:rsidP="00AD2328"/>
    <w:p w:rsidR="00AD2328" w:rsidRDefault="00AD2328" w:rsidP="00AD2328">
      <w:r>
        <w:t>Do not continuously query the full SQL database.</w:t>
      </w:r>
    </w:p>
    <w:p w:rsidR="00AD2328" w:rsidRDefault="00AD2328" w:rsidP="00AD2328"/>
    <w:p w:rsidR="00AD2328" w:rsidRDefault="00AD2328" w:rsidP="00AD2328">
      <w:r>
        <w:t>Use cached dashboard summaries.</w:t>
      </w:r>
    </w:p>
    <w:p w:rsidR="00AD2328" w:rsidRDefault="00AD2328" w:rsidP="00AD2328"/>
    <w:p w:rsidR="00AD2328" w:rsidRDefault="00AD2328" w:rsidP="00AD2328">
      <w:r>
        <w:t>Use a polling interval of approximately 10 to 30 seconds for the demo.</w:t>
      </w:r>
    </w:p>
    <w:p w:rsidR="00AD2328" w:rsidRDefault="00AD2328" w:rsidP="00AD2328"/>
    <w:p w:rsidR="00AD2328" w:rsidRDefault="00AD2328" w:rsidP="00AD2328">
      <w:r>
        <w:t>Limit live charts to approximately 50 to 100 visible points.</w:t>
      </w:r>
    </w:p>
    <w:p w:rsidR="00AD2328" w:rsidRDefault="00AD2328" w:rsidP="00AD2328"/>
    <w:p w:rsidR="00AD2328" w:rsidRDefault="00AD2328" w:rsidP="00AD2328">
      <w:r>
        <w:t>Load historical data only on demand.</w:t>
      </w:r>
    </w:p>
    <w:p w:rsidR="00AD2328" w:rsidRDefault="00AD2328" w:rsidP="00AD2328"/>
    <w:p w:rsidR="00AD2328" w:rsidRDefault="00AD2328" w:rsidP="00AD2328">
      <w:r>
        <w:t>The first demo version should be completed in two short stages.</w:t>
      </w:r>
    </w:p>
    <w:p w:rsidR="00AD2328" w:rsidRDefault="00AD2328" w:rsidP="00AD2328"/>
    <w:p w:rsidR="00AD2328" w:rsidRDefault="00AD2328" w:rsidP="00AD2328">
      <w:r>
        <w:t>Stage 1: Visual demo</w:t>
      </w:r>
    </w:p>
    <w:p w:rsidR="00AD2328" w:rsidRDefault="00AD2328" w:rsidP="00AD2328"/>
    <w:p w:rsidR="00AD2328" w:rsidRDefault="00AD2328" w:rsidP="00AD2328">
      <w:r>
        <w:t>New ZITTA skin</w:t>
      </w:r>
    </w:p>
    <w:p w:rsidR="00AD2328" w:rsidRDefault="00AD2328" w:rsidP="00AD2328"/>
    <w:p w:rsidR="00AD2328" w:rsidRDefault="00AD2328" w:rsidP="00AD2328">
      <w:r>
        <w:lastRenderedPageBreak/>
        <w:t>Production map</w:t>
      </w:r>
    </w:p>
    <w:p w:rsidR="00AD2328" w:rsidRDefault="00AD2328" w:rsidP="00AD2328"/>
    <w:p w:rsidR="00AD2328" w:rsidRDefault="00AD2328" w:rsidP="00AD2328">
      <w:r>
        <w:t>One connected machine</w:t>
      </w:r>
    </w:p>
    <w:p w:rsidR="00AD2328" w:rsidRDefault="00AD2328" w:rsidP="00AD2328"/>
    <w:p w:rsidR="00AD2328" w:rsidRDefault="00AD2328" w:rsidP="00AD2328">
      <w:r>
        <w:t>Progress indicators</w:t>
      </w:r>
    </w:p>
    <w:p w:rsidR="00AD2328" w:rsidRDefault="00AD2328" w:rsidP="00AD2328"/>
    <w:p w:rsidR="00AD2328" w:rsidRDefault="00AD2328" w:rsidP="00AD2328">
      <w:r>
        <w:t>Locked modules</w:t>
      </w:r>
    </w:p>
    <w:p w:rsidR="00AD2328" w:rsidRDefault="00AD2328" w:rsidP="00AD2328"/>
    <w:p w:rsidR="00AD2328" w:rsidRDefault="00AD2328" w:rsidP="00AD2328">
      <w:r>
        <w:t>Dummy or rule-based warnings</w:t>
      </w:r>
    </w:p>
    <w:p w:rsidR="00AD2328" w:rsidRDefault="00AD2328" w:rsidP="00AD2328"/>
    <w:p w:rsidR="00AD2328" w:rsidRDefault="00AD2328" w:rsidP="00AD2328">
      <w:r>
        <w:t>Responsive desktop layout</w:t>
      </w:r>
    </w:p>
    <w:p w:rsidR="00AD2328" w:rsidRDefault="00AD2328" w:rsidP="00AD2328"/>
    <w:p w:rsidR="00AD2328" w:rsidRDefault="00AD2328" w:rsidP="00AD2328">
      <w:r>
        <w:t>Stage 2: Connection to the existing system</w:t>
      </w:r>
    </w:p>
    <w:p w:rsidR="00AD2328" w:rsidRDefault="00AD2328" w:rsidP="00AD2328"/>
    <w:p w:rsidR="00AD2328" w:rsidRDefault="00AD2328" w:rsidP="00AD2328">
      <w:r>
        <w:t>Replace demo machine values with current live values</w:t>
      </w:r>
    </w:p>
    <w:p w:rsidR="00AD2328" w:rsidRDefault="00AD2328" w:rsidP="00AD2328"/>
    <w:p w:rsidR="00AD2328" w:rsidRDefault="00AD2328" w:rsidP="00AD2328">
      <w:r>
        <w:t>Connect actual machine state</w:t>
      </w:r>
    </w:p>
    <w:p w:rsidR="00AD2328" w:rsidRDefault="00AD2328" w:rsidP="00AD2328"/>
    <w:p w:rsidR="00AD2328" w:rsidRDefault="00AD2328" w:rsidP="00AD2328">
      <w:r>
        <w:t>Connect current alarms</w:t>
      </w:r>
    </w:p>
    <w:p w:rsidR="00AD2328" w:rsidRDefault="00AD2328" w:rsidP="00AD2328"/>
    <w:p w:rsidR="00AD2328" w:rsidRDefault="00AD2328" w:rsidP="00AD2328">
      <w:r>
        <w:t>Connect existing sensor endpoints</w:t>
      </w:r>
    </w:p>
    <w:p w:rsidR="00AD2328" w:rsidRDefault="00AD2328" w:rsidP="00AD2328"/>
    <w:p w:rsidR="00AD2328" w:rsidRDefault="00AD2328" w:rsidP="00AD2328">
      <w:r>
        <w:t>Keep missing modules locked</w:t>
      </w:r>
    </w:p>
    <w:p w:rsidR="00AD2328" w:rsidRDefault="00AD2328" w:rsidP="00AD2328"/>
    <w:p w:rsidR="00AD2328" w:rsidRDefault="00AD2328" w:rsidP="00AD2328">
      <w:r>
        <w:t>The team should not wait until every backend function is complete. Build the complete visual vision now, but clearly distinguish between live, simulated and locked content.</w:t>
      </w:r>
    </w:p>
    <w:p w:rsidR="00AD2328" w:rsidRDefault="00AD2328" w:rsidP="00AD2328"/>
    <w:p w:rsidR="00AD2328" w:rsidRDefault="00AD2328" w:rsidP="00AD2328">
      <w:r>
        <w:t>The fastest result is therefore:</w:t>
      </w:r>
    </w:p>
    <w:p w:rsidR="00AD2328" w:rsidRDefault="00AD2328" w:rsidP="00AD2328"/>
    <w:p w:rsidR="00AD2328" w:rsidRDefault="00AD2328" w:rsidP="00AD2328">
      <w:r>
        <w:lastRenderedPageBreak/>
        <w:t>Keep the existing application.</w:t>
      </w:r>
    </w:p>
    <w:p w:rsidR="00AD2328" w:rsidRDefault="00AD2328" w:rsidP="00AD2328"/>
    <w:p w:rsidR="00AD2328" w:rsidRDefault="00AD2328" w:rsidP="00AD2328">
      <w:r>
        <w:t>Build one new Operations Center page.</w:t>
      </w:r>
    </w:p>
    <w:p w:rsidR="00AD2328" w:rsidRDefault="00AD2328" w:rsidP="00AD2328"/>
    <w:p w:rsidR="00AD2328" w:rsidRDefault="00AD2328" w:rsidP="00AD2328">
      <w:r>
        <w:t>Use configuration-driven demo data.</w:t>
      </w:r>
    </w:p>
    <w:p w:rsidR="00AD2328" w:rsidRDefault="00AD2328" w:rsidP="00AD2328"/>
    <w:p w:rsidR="00AD2328" w:rsidRDefault="00AD2328" w:rsidP="00AD2328">
      <w:r>
        <w:t>Connect only the current live values.</w:t>
      </w:r>
    </w:p>
    <w:p w:rsidR="00AD2328" w:rsidRDefault="00AD2328" w:rsidP="00AD2328"/>
    <w:p w:rsidR="00AD2328" w:rsidRDefault="00AD2328" w:rsidP="00AD2328">
      <w:r>
        <w:t>Represent missing functions as locked expansion modules.</w:t>
      </w:r>
    </w:p>
    <w:p w:rsidR="00AD2328" w:rsidRDefault="00AD2328" w:rsidP="00AD2328"/>
    <w:p w:rsidR="00AD2328" w:rsidRDefault="00AD2328" w:rsidP="00AD2328">
      <w:r>
        <w:t>Optimize all data processing for the HP Mini PC.</w:t>
      </w:r>
    </w:p>
    <w:p w:rsidR="00AD2328" w:rsidRDefault="00AD2328" w:rsidP="00AD2328"/>
    <w:p w:rsidR="00AD2328" w:rsidRPr="00AD2328" w:rsidDel="00AD2328" w:rsidRDefault="00AD2328" w:rsidP="00AD2328">
      <w:pPr>
        <w:rPr>
          <w:del w:id="1" w:author="Unknown"/>
        </w:rPr>
      </w:pPr>
      <w:r>
        <w:t>This gives us something impressive to show immediately, while the real data integrations can be added step by step.</w:t>
      </w:r>
    </w:p>
    <w:p w:rsidR="00AD2328" w:rsidDel="00AD2328" w:rsidRDefault="00AD2328" w:rsidP="00AD2328">
      <w:pPr>
        <w:rPr>
          <w:del w:id="2" w:author="Hassam" w:date="2026-07-23T11:53:00Z"/>
        </w:rPr>
      </w:pPr>
    </w:p>
    <w:p w:rsidR="00AD2328" w:rsidDel="00AD2328" w:rsidRDefault="00AD2328" w:rsidP="00AD2328">
      <w:pPr>
        <w:rPr>
          <w:del w:id="3" w:author="Hassam" w:date="2026-07-23T11:53:00Z"/>
        </w:rPr>
      </w:pPr>
    </w:p>
    <w:p w:rsidR="00AD2328" w:rsidDel="00AD2328" w:rsidRDefault="00AD2328" w:rsidP="00AD2328">
      <w:pPr>
        <w:rPr>
          <w:del w:id="4" w:author="Hassam" w:date="2026-07-23T11:53:00Z"/>
        </w:rPr>
      </w:pPr>
    </w:p>
    <w:p w:rsidR="00AD2328" w:rsidRDefault="00AD2328" w:rsidP="00AD2328"/>
    <w:sectPr w:rsidR="00AD23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Hassam">
    <w15:presenceInfo w15:providerId="None" w15:userId="Hassa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6A14"/>
    <w:rsid w:val="00512ADF"/>
    <w:rsid w:val="00AD2328"/>
    <w:rsid w:val="00E2467D"/>
    <w:rsid w:val="00FE6A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E04B5AD-F74D-4DDB-8CA4-400DC8F27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36</Pages>
  <Words>3284</Words>
  <Characters>18721</Characters>
  <Application>Microsoft Office Word</Application>
  <DocSecurity>0</DocSecurity>
  <Lines>156</Lines>
  <Paragraphs>43</Paragraphs>
  <ScaleCrop>false</ScaleCrop>
  <Company/>
  <LinksUpToDate>false</LinksUpToDate>
  <CharactersWithSpaces>21962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Hassam</dc:creator>
  <cp:keywords/>
  <dc:description/>
  <cp:lastModifiedBy>Hassam</cp:lastModifiedBy>
  <cp:revision>3</cp:revision>
  <dcterms:created xsi:type="dcterms:W3CDTF">2026-07-23T06:39:00Z</dcterms:created>
  <dcterms:modified xsi:type="dcterms:W3CDTF">2026-07-23T06:54:00Z</dcterms:modified>
</cp:coreProperties>
</file>